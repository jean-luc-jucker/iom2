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7243" w14:textId="3DB08EE2" w:rsidR="00AB1F11" w:rsidRPr="00FF78CE" w:rsidRDefault="00F61063" w:rsidP="00FF78CE">
      <w:pPr>
        <w:jc w:val="center"/>
        <w:rPr>
          <w:b/>
          <w:bCs/>
        </w:rPr>
      </w:pPr>
      <w:r w:rsidRPr="00FF78CE">
        <w:rPr>
          <w:b/>
          <w:bCs/>
        </w:rPr>
        <w:t>Data Analysis Plan (Work in Progress)</w:t>
      </w:r>
    </w:p>
    <w:p w14:paraId="6E35F498" w14:textId="77777777" w:rsidR="00F61063" w:rsidRDefault="00F61063"/>
    <w:p w14:paraId="1600B1D1" w14:textId="77777777" w:rsidR="00BF1657" w:rsidRDefault="00BF1657"/>
    <w:p w14:paraId="0909FD69" w14:textId="48AC4564" w:rsidR="00EF64F9" w:rsidRDefault="00FF78CE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464542" w:history="1">
        <w:r w:rsidR="00EF64F9" w:rsidRPr="00B9701A">
          <w:rPr>
            <w:rStyle w:val="Hyperlink"/>
            <w:noProof/>
          </w:rPr>
          <w:t>Reintegration Economic Survey (RES)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_Toc137464542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</w:t>
        </w:r>
        <w:r w:rsidR="00EF64F9">
          <w:rPr>
            <w:noProof/>
            <w:webHidden/>
          </w:rPr>
          <w:fldChar w:fldCharType="end"/>
        </w:r>
      </w:hyperlink>
    </w:p>
    <w:p w14:paraId="5F4B5327" w14:textId="7FD4D4C6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3" w:history="1">
        <w:r w:rsidR="00EF64F9" w:rsidRPr="00B9701A">
          <w:rPr>
            <w:rStyle w:val="Hyperlink"/>
            <w:noProof/>
          </w:rPr>
          <w:t>Reintegration Sustainability Survey (RSS)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_Toc137464543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5</w:t>
        </w:r>
        <w:r w:rsidR="00EF64F9">
          <w:rPr>
            <w:noProof/>
            <w:webHidden/>
          </w:rPr>
          <w:fldChar w:fldCharType="end"/>
        </w:r>
      </w:hyperlink>
    </w:p>
    <w:p w14:paraId="67C1DDDE" w14:textId="1C52DD19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4" w:history="1">
        <w:r w:rsidR="00EF64F9" w:rsidRPr="00B9701A">
          <w:rPr>
            <w:rStyle w:val="Hyperlink"/>
            <w:noProof/>
          </w:rPr>
          <w:t>Appendix 1: Overall Frequencies (RES)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_Toc137464544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7</w:t>
        </w:r>
        <w:r w:rsidR="00EF64F9">
          <w:rPr>
            <w:noProof/>
            <w:webHidden/>
          </w:rPr>
          <w:fldChar w:fldCharType="end"/>
        </w:r>
      </w:hyperlink>
    </w:p>
    <w:p w14:paraId="13696EFC" w14:textId="42158866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5" w:history="1">
        <w:r w:rsidR="00EF64F9" w:rsidRPr="00B9701A">
          <w:rPr>
            <w:rStyle w:val="Hyperlink"/>
            <w:noProof/>
          </w:rPr>
          <w:t>Meta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_Toc137464545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7</w:t>
        </w:r>
        <w:r w:rsidR="00EF64F9">
          <w:rPr>
            <w:noProof/>
            <w:webHidden/>
          </w:rPr>
          <w:fldChar w:fldCharType="end"/>
        </w:r>
      </w:hyperlink>
    </w:p>
    <w:p w14:paraId="4ED36B26" w14:textId="016410E3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6" w:history="1">
        <w:r w:rsidR="00EF64F9" w:rsidRPr="00B9701A">
          <w:rPr>
            <w:rStyle w:val="Hyperlink"/>
            <w:noProof/>
          </w:rPr>
          <w:t>Dependent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_Toc137464546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8</w:t>
        </w:r>
        <w:r w:rsidR="00EF64F9">
          <w:rPr>
            <w:noProof/>
            <w:webHidden/>
          </w:rPr>
          <w:fldChar w:fldCharType="end"/>
        </w:r>
      </w:hyperlink>
    </w:p>
    <w:p w14:paraId="1FC27416" w14:textId="2E05569A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7" w:history="1">
        <w:r w:rsidR="00EF64F9" w:rsidRPr="00B9701A">
          <w:rPr>
            <w:rStyle w:val="Hyperlink"/>
            <w:noProof/>
          </w:rPr>
          <w:t>Independent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_Toc137464547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11</w:t>
        </w:r>
        <w:r w:rsidR="00EF64F9">
          <w:rPr>
            <w:noProof/>
            <w:webHidden/>
          </w:rPr>
          <w:fldChar w:fldCharType="end"/>
        </w:r>
      </w:hyperlink>
    </w:p>
    <w:p w14:paraId="01EC3D53" w14:textId="186B9C05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8" w:history="1">
        <w:r w:rsidR="00EF64F9" w:rsidRPr="00B9701A">
          <w:rPr>
            <w:rStyle w:val="Hyperlink"/>
            <w:noProof/>
          </w:rPr>
          <w:t>Appendix 2: Sample Binary Logistic Regression Model (Business Success)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_Toc137464548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19</w:t>
        </w:r>
        <w:r w:rsidR="00EF64F9">
          <w:rPr>
            <w:noProof/>
            <w:webHidden/>
          </w:rPr>
          <w:fldChar w:fldCharType="end"/>
        </w:r>
      </w:hyperlink>
    </w:p>
    <w:p w14:paraId="5EF937A6" w14:textId="177E975C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9" w:history="1">
        <w:r w:rsidR="00EF64F9" w:rsidRPr="00B9701A">
          <w:rPr>
            <w:rStyle w:val="Hyperlink"/>
            <w:noProof/>
          </w:rPr>
          <w:t>Appendix 3: Frequencies of Mission (RSS)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_Toc137464549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22</w:t>
        </w:r>
        <w:r w:rsidR="00EF64F9">
          <w:rPr>
            <w:noProof/>
            <w:webHidden/>
          </w:rPr>
          <w:fldChar w:fldCharType="end"/>
        </w:r>
      </w:hyperlink>
    </w:p>
    <w:p w14:paraId="19D8B260" w14:textId="35C72B6C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50" w:history="1">
        <w:r w:rsidR="00EF64F9" w:rsidRPr="00B9701A">
          <w:rPr>
            <w:rStyle w:val="Hyperlink"/>
            <w:noProof/>
          </w:rPr>
          <w:t>Appendix 4: Distribution of RSS Scores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_Toc137464550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22</w:t>
        </w:r>
        <w:r w:rsidR="00EF64F9">
          <w:rPr>
            <w:noProof/>
            <w:webHidden/>
          </w:rPr>
          <w:fldChar w:fldCharType="end"/>
        </w:r>
      </w:hyperlink>
    </w:p>
    <w:p w14:paraId="61F1F50B" w14:textId="293FD9E7" w:rsidR="00F61063" w:rsidRDefault="00FF78CE">
      <w:r>
        <w:fldChar w:fldCharType="end"/>
      </w:r>
    </w:p>
    <w:p w14:paraId="74CF3BB6" w14:textId="77777777" w:rsidR="00FF78CE" w:rsidRDefault="00FF78CE"/>
    <w:p w14:paraId="6D0D6869" w14:textId="77777777" w:rsidR="00FF78CE" w:rsidRDefault="00FF78CE"/>
    <w:p w14:paraId="10479940" w14:textId="26AF32D3" w:rsidR="00FF78CE" w:rsidRDefault="00C80FA8">
      <w:r>
        <w:t>Sources to use</w:t>
      </w:r>
      <w:r w:rsidR="00A018AB">
        <w:t xml:space="preserve"> </w:t>
      </w:r>
      <w:ins w:id="0" w:author="BERTHET-VALDOIS Julie" w:date="2023-06-14T15:38:00Z">
        <w:r w:rsidR="00A018AB">
          <w:t>for RSS</w:t>
        </w:r>
      </w:ins>
      <w:r>
        <w:t>:</w:t>
      </w:r>
    </w:p>
    <w:p w14:paraId="3D507D46" w14:textId="7D60273E" w:rsidR="00C80FA8" w:rsidRDefault="00C80FA8">
      <w:r w:rsidRPr="00C80FA8">
        <w:rPr>
          <w:highlight w:val="yellow"/>
        </w:rPr>
        <w:t>MIMOSA VARIABLES</w:t>
      </w:r>
    </w:p>
    <w:p w14:paraId="536D7B44" w14:textId="3ED16A6D" w:rsidR="00C80FA8" w:rsidRDefault="00C80FA8">
      <w:r w:rsidRPr="00C80FA8">
        <w:rPr>
          <w:highlight w:val="green"/>
        </w:rPr>
        <w:t>KOBO VARIABLES</w:t>
      </w:r>
    </w:p>
    <w:p w14:paraId="1AE9AF15" w14:textId="77777777" w:rsidR="00FF78CE" w:rsidRDefault="00FF78CE"/>
    <w:p w14:paraId="5194C6E4" w14:textId="77777777" w:rsidR="00FF78CE" w:rsidRDefault="00FF78CE"/>
    <w:p w14:paraId="1E066EFD" w14:textId="77777777" w:rsidR="00FF78CE" w:rsidRDefault="00FF78CE"/>
    <w:p w14:paraId="34198CE7" w14:textId="77777777" w:rsidR="00FF78CE" w:rsidRDefault="00FF78CE"/>
    <w:p w14:paraId="56A23A8E" w14:textId="77777777" w:rsidR="00FF78CE" w:rsidRDefault="00FF78CE"/>
    <w:p w14:paraId="43A771B5" w14:textId="77777777" w:rsidR="00FF78CE" w:rsidRDefault="00FF78CE"/>
    <w:p w14:paraId="126F4381" w14:textId="77777777" w:rsidR="00FF78CE" w:rsidRDefault="00FF78CE"/>
    <w:p w14:paraId="55ECB4C7" w14:textId="77777777" w:rsidR="00FF78CE" w:rsidRDefault="00FF78CE"/>
    <w:p w14:paraId="7156F1A5" w14:textId="77777777" w:rsidR="00FF78CE" w:rsidRDefault="00FF78CE"/>
    <w:p w14:paraId="0D4CA1C5" w14:textId="77777777" w:rsidR="00FF78CE" w:rsidRDefault="00FF78CE"/>
    <w:p w14:paraId="02C01E98" w14:textId="77777777" w:rsidR="00FF78CE" w:rsidRDefault="00FF78CE"/>
    <w:p w14:paraId="5ED887C2" w14:textId="77777777" w:rsidR="00FF78CE" w:rsidRDefault="00FF78CE"/>
    <w:p w14:paraId="62C44334" w14:textId="77777777" w:rsidR="00FF78CE" w:rsidRDefault="00FF78CE"/>
    <w:p w14:paraId="698A63AC" w14:textId="77777777" w:rsidR="00FF78CE" w:rsidRDefault="00FF78CE"/>
    <w:p w14:paraId="108243B1" w14:textId="77777777" w:rsidR="00FF78CE" w:rsidRDefault="00FF78CE"/>
    <w:p w14:paraId="553B7154" w14:textId="77777777" w:rsidR="00FF78CE" w:rsidRDefault="00FF78CE"/>
    <w:p w14:paraId="6D2008D8" w14:textId="77777777" w:rsidR="00FF78CE" w:rsidRDefault="00FF78CE"/>
    <w:p w14:paraId="05347599" w14:textId="77777777" w:rsidR="00FF78CE" w:rsidRDefault="00FF78CE"/>
    <w:p w14:paraId="5967B96E" w14:textId="77777777" w:rsidR="00FF78CE" w:rsidRDefault="00FF78CE"/>
    <w:p w14:paraId="4A0B1D7A" w14:textId="77777777" w:rsidR="00FF78CE" w:rsidRDefault="00FF78CE"/>
    <w:p w14:paraId="01054F34" w14:textId="77777777" w:rsidR="00FF78CE" w:rsidRDefault="00FF78CE"/>
    <w:p w14:paraId="715C69BE" w14:textId="77777777" w:rsidR="00FF78CE" w:rsidRDefault="00FF78CE"/>
    <w:p w14:paraId="7D222814" w14:textId="77777777" w:rsidR="00FF78CE" w:rsidRDefault="00FF78CE"/>
    <w:p w14:paraId="5533CD53" w14:textId="77777777" w:rsidR="00FF78CE" w:rsidRDefault="00FF78CE"/>
    <w:p w14:paraId="26B16B3F" w14:textId="77777777" w:rsidR="00FF78CE" w:rsidRDefault="00FF78CE"/>
    <w:p w14:paraId="293F18BC" w14:textId="77777777" w:rsidR="00FF78CE" w:rsidRDefault="00FF78CE"/>
    <w:p w14:paraId="181B2A52" w14:textId="77777777" w:rsidR="00FF78CE" w:rsidRDefault="00FF78CE"/>
    <w:p w14:paraId="1A864576" w14:textId="77777777" w:rsidR="00FF78CE" w:rsidRDefault="00FF78CE"/>
    <w:p w14:paraId="05AF39FB" w14:textId="77777777" w:rsidR="00FF78CE" w:rsidRDefault="00FF78CE"/>
    <w:p w14:paraId="7D30D15F" w14:textId="77777777" w:rsidR="00FF78CE" w:rsidRDefault="00FF78CE"/>
    <w:p w14:paraId="36F70666" w14:textId="77777777" w:rsidR="00FF78CE" w:rsidRDefault="00FF78CE"/>
    <w:p w14:paraId="64E1E158" w14:textId="77777777" w:rsidR="00FF78CE" w:rsidRDefault="00FF78CE"/>
    <w:p w14:paraId="753C76E0" w14:textId="77777777" w:rsidR="00FF78CE" w:rsidRDefault="00FF78CE"/>
    <w:p w14:paraId="57B4C7D9" w14:textId="77777777" w:rsidR="00FF78CE" w:rsidRDefault="00FF78CE"/>
    <w:p w14:paraId="0294FA88" w14:textId="06D13BFE" w:rsidR="009206C1" w:rsidRDefault="009206C1" w:rsidP="006849F4">
      <w:pPr>
        <w:pStyle w:val="Heading1"/>
        <w:spacing w:line="360" w:lineRule="auto"/>
      </w:pPr>
      <w:bookmarkStart w:id="1" w:name="_Toc137464542"/>
      <w:r w:rsidRPr="009206C1">
        <w:t>Reintegration Economic Survey</w:t>
      </w:r>
      <w:r>
        <w:t xml:space="preserve"> (RES)</w:t>
      </w:r>
      <w:bookmarkEnd w:id="1"/>
    </w:p>
    <w:p w14:paraId="04DFC7AD" w14:textId="77777777" w:rsidR="009206C1" w:rsidRDefault="009206C1" w:rsidP="006849F4">
      <w:pPr>
        <w:spacing w:line="360" w:lineRule="auto"/>
        <w:jc w:val="both"/>
      </w:pPr>
    </w:p>
    <w:p w14:paraId="467BAA9A" w14:textId="026F8049" w:rsidR="00302955" w:rsidRDefault="00302955" w:rsidP="006849F4">
      <w:pPr>
        <w:spacing w:line="360" w:lineRule="auto"/>
        <w:jc w:val="both"/>
      </w:pPr>
      <w:r>
        <w:t>All dependent variables of interest are categorical, and I therefore plan to use logistic regression (more precisely, binary logistic regression to avoid factor imbalance and easier interpretation). A nice property of logistic regression is that we can compute odds ratio, which are easy to understand for non-specialists. Likewise, model performance can be translated to percentages, which is intuitive and straightforward</w:t>
      </w:r>
      <w:r w:rsidR="00597991">
        <w:t xml:space="preserve"> for interpretation.</w:t>
      </w:r>
    </w:p>
    <w:p w14:paraId="3234968A" w14:textId="72FA967A" w:rsidR="00F61063" w:rsidRDefault="00F61063" w:rsidP="006849F4">
      <w:pPr>
        <w:spacing w:line="360" w:lineRule="auto"/>
        <w:jc w:val="both"/>
      </w:pPr>
      <w:r>
        <w:tab/>
        <w:t>A sample logistic regression model, which predicts Business Success, is presented in Appendix II (this is for illustrative purposes only, since I did not check assumptions yet).</w:t>
      </w:r>
    </w:p>
    <w:p w14:paraId="49CEA9E5" w14:textId="27DCBADF" w:rsidR="00F61063" w:rsidRDefault="00F61063" w:rsidP="006849F4">
      <w:pPr>
        <w:spacing w:line="360" w:lineRule="auto"/>
        <w:jc w:val="both"/>
      </w:pPr>
      <w:r>
        <w:tab/>
      </w:r>
      <w:proofErr w:type="gramStart"/>
      <w:r w:rsidR="00597991">
        <w:t>As</w:t>
      </w:r>
      <w:proofErr w:type="gramEnd"/>
      <w:r w:rsidR="00597991">
        <w:t xml:space="preserve"> other regression-based approaches, logistic regression comes with assumptions, some of which are </w:t>
      </w:r>
      <w:r w:rsidR="008002D9">
        <w:t>mentioned</w:t>
      </w:r>
      <w:r w:rsidR="00597991">
        <w:t xml:space="preserve"> below. The key message here is that because of these assumptions, some planned analyses might not be feasible (worst case scenario), or</w:t>
      </w:r>
      <w:r w:rsidR="008002D9">
        <w:t>, more likely, with a smaller number of predictors (or comparisons) than initially planned. It is important to keep that in mind when reading this data analysis plan.</w:t>
      </w:r>
    </w:p>
    <w:p w14:paraId="2130092B" w14:textId="267FF81D" w:rsidR="00F61063" w:rsidRDefault="00F61063" w:rsidP="006849F4">
      <w:pPr>
        <w:spacing w:line="360" w:lineRule="auto"/>
        <w:jc w:val="both"/>
      </w:pPr>
      <w:r>
        <w:tab/>
        <w:t xml:space="preserve"> </w:t>
      </w:r>
    </w:p>
    <w:p w14:paraId="35F1A837" w14:textId="791FCF97" w:rsidR="00B65404" w:rsidRPr="00B65404" w:rsidRDefault="00B65404" w:rsidP="006849F4">
      <w:pPr>
        <w:spacing w:line="360" w:lineRule="auto"/>
        <w:jc w:val="both"/>
        <w:rPr>
          <w:u w:val="single"/>
        </w:rPr>
      </w:pPr>
      <w:r w:rsidRPr="00B65404">
        <w:rPr>
          <w:u w:val="single"/>
        </w:rPr>
        <w:t>Prerequisites</w:t>
      </w:r>
      <w:r w:rsidR="00597991">
        <w:rPr>
          <w:u w:val="single"/>
        </w:rPr>
        <w:t xml:space="preserve"> and potential caveats</w:t>
      </w:r>
    </w:p>
    <w:p w14:paraId="0DFF281A" w14:textId="77777777" w:rsidR="00B65404" w:rsidRDefault="00B65404" w:rsidP="006849F4">
      <w:pPr>
        <w:spacing w:line="360" w:lineRule="auto"/>
        <w:jc w:val="both"/>
      </w:pPr>
    </w:p>
    <w:p w14:paraId="6BBAA501" w14:textId="4FF87C2F" w:rsidR="004802D8" w:rsidRDefault="004802D8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Data preparation. Dependent variables will likely be recoded to binary. Other variables might be dummy-coded. Since data are mostly categorical, it </w:t>
      </w:r>
      <w:proofErr w:type="gramStart"/>
      <w:r>
        <w:t>will</w:t>
      </w:r>
      <w:proofErr w:type="gramEnd"/>
      <w:r>
        <w:t xml:space="preserve"> difficult to replace NA, and these will most likely be discarded (or, if NA is too high, the entire variable will be dropped from the model); all answers options will need to be translated (to be discussed, since this is not data preparation per se)</w:t>
      </w:r>
    </w:p>
    <w:p w14:paraId="2032268B" w14:textId="5198BDEA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Number of observations. A minimum number of observations is needed </w:t>
      </w:r>
      <w:r w:rsidR="002217EC">
        <w:t xml:space="preserve">for each comparison. Often, this means that we cannot use as many predictors as we would </w:t>
      </w:r>
      <w:proofErr w:type="gramStart"/>
      <w:r w:rsidR="002217EC">
        <w:t>want</w:t>
      </w:r>
      <w:proofErr w:type="gramEnd"/>
      <w:r w:rsidR="002217EC">
        <w:t xml:space="preserve"> </w:t>
      </w:r>
    </w:p>
    <w:p w14:paraId="65FD5B72" w14:textId="3B85CAF0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Imbalance. </w:t>
      </w:r>
      <w:r w:rsidR="002217EC">
        <w:t>Even when there are enough observations for a given variable or comparison, there might be imbalance, meaning that a category is overrepresented (for example, intention to migrate again</w:t>
      </w:r>
      <w:r w:rsidR="00A95150">
        <w:t xml:space="preserve"> in the RES dataset</w:t>
      </w:r>
      <w:r w:rsidR="002217EC">
        <w:t xml:space="preserve">). We can deal with this most of the time, but not </w:t>
      </w:r>
      <w:proofErr w:type="gramStart"/>
      <w:r w:rsidR="002217EC">
        <w:t>always</w:t>
      </w:r>
      <w:proofErr w:type="gramEnd"/>
    </w:p>
    <w:p w14:paraId="2287442E" w14:textId="5B38E30C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Collinearity. Collinearity will be assessed with VIF and Tolerance statistics. Variables who are highly colinear (threshold will be fixed in due time) will be removed from the relevant </w:t>
      </w:r>
      <w:proofErr w:type="gramStart"/>
      <w:r>
        <w:t>model</w:t>
      </w:r>
      <w:proofErr w:type="gramEnd"/>
    </w:p>
    <w:p w14:paraId="189AC7DD" w14:textId="08447CDC" w:rsidR="00A95150" w:rsidRDefault="00A95150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Model performance. Will be assessed with the Accuracy </w:t>
      </w:r>
      <w:proofErr w:type="gramStart"/>
      <w:r>
        <w:t>statistic</w:t>
      </w:r>
      <w:proofErr w:type="gramEnd"/>
      <w:r>
        <w:t xml:space="preserve"> (rather than McFadden’s R</w:t>
      </w:r>
      <w:r w:rsidRPr="00A95150">
        <w:rPr>
          <w:vertAlign w:val="superscript"/>
        </w:rPr>
        <w:t>2</w:t>
      </w:r>
      <w:r>
        <w:t>). Baseline performance will also be reported. For comparison between groups, we will report the odds ratio (with confidence intervals)</w:t>
      </w:r>
    </w:p>
    <w:p w14:paraId="5FE23F35" w14:textId="434A1DC6" w:rsidR="00A95150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lastRenderedPageBreak/>
        <w:t xml:space="preserve">Representativity and inference. </w:t>
      </w:r>
      <w:r w:rsidR="002217EC">
        <w:t xml:space="preserve">These data are not representative, and we cannot therefore make inferences on the population. That said, we can say something about the participants we interviewed. This is a limitation that needs to be acknowledged in all </w:t>
      </w:r>
      <w:proofErr w:type="gramStart"/>
      <w:r w:rsidR="002217EC">
        <w:t>outputs</w:t>
      </w:r>
      <w:proofErr w:type="gramEnd"/>
    </w:p>
    <w:p w14:paraId="4DF78269" w14:textId="77777777" w:rsidR="00A95150" w:rsidRDefault="00A95150" w:rsidP="006849F4">
      <w:pPr>
        <w:spacing w:line="360" w:lineRule="auto"/>
        <w:jc w:val="both"/>
      </w:pPr>
    </w:p>
    <w:p w14:paraId="78C0AF90" w14:textId="7EFF4DB5" w:rsidR="00A95150" w:rsidRDefault="00A95150" w:rsidP="006849F4">
      <w:pPr>
        <w:spacing w:line="360" w:lineRule="auto"/>
        <w:jc w:val="both"/>
      </w:pPr>
      <w:proofErr w:type="gramStart"/>
      <w:r>
        <w:t>All that being said, here</w:t>
      </w:r>
      <w:proofErr w:type="gramEnd"/>
      <w:r>
        <w:t xml:space="preserve"> are the models that I plan to build:</w:t>
      </w:r>
    </w:p>
    <w:p w14:paraId="7FD32BA2" w14:textId="77777777" w:rsidR="006849F4" w:rsidRDefault="006849F4" w:rsidP="006849F4">
      <w:pPr>
        <w:spacing w:line="360" w:lineRule="auto"/>
        <w:jc w:val="both"/>
        <w:rPr>
          <w:u w:val="single"/>
        </w:rPr>
      </w:pPr>
    </w:p>
    <w:p w14:paraId="537BDA6E" w14:textId="2368A01D" w:rsidR="00AF1537" w:rsidRPr="00590400" w:rsidRDefault="00AF1537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1: Determinants of Business Success</w:t>
      </w:r>
    </w:p>
    <w:p w14:paraId="0268DF51" w14:textId="77777777" w:rsidR="006B56C7" w:rsidRDefault="006B56C7" w:rsidP="006849F4">
      <w:pPr>
        <w:spacing w:line="360" w:lineRule="auto"/>
        <w:jc w:val="both"/>
      </w:pPr>
    </w:p>
    <w:p w14:paraId="5C1FBEA9" w14:textId="48E24A03" w:rsidR="005E0D96" w:rsidRDefault="00590400" w:rsidP="006849F4">
      <w:pPr>
        <w:spacing w:line="360" w:lineRule="auto"/>
        <w:jc w:val="both"/>
      </w:pPr>
      <w:r>
        <w:t>Binary logistic regression will be used to identify the significant predictors of whether a business is rather successful or rather unsuccessful.</w:t>
      </w:r>
    </w:p>
    <w:p w14:paraId="4EB3303F" w14:textId="77777777" w:rsidR="00590400" w:rsidRDefault="00590400" w:rsidP="006849F4">
      <w:pPr>
        <w:spacing w:line="360" w:lineRule="auto"/>
        <w:jc w:val="both"/>
      </w:pPr>
    </w:p>
    <w:p w14:paraId="5A6CD2FD" w14:textId="0AF63D2E" w:rsidR="00AF1537" w:rsidRPr="00A018AB" w:rsidRDefault="00590400" w:rsidP="006849F4">
      <w:pPr>
        <w:spacing w:line="360" w:lineRule="auto"/>
        <w:jc w:val="both"/>
      </w:pPr>
      <w:r w:rsidRPr="00A018AB">
        <w:t xml:space="preserve">Dependent variable: </w:t>
      </w:r>
    </w:p>
    <w:p w14:paraId="53807546" w14:textId="78CF3F48" w:rsidR="006B56C7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"Comment se porte votre entreprise ou business actuellement ?"</w:t>
      </w:r>
    </w:p>
    <w:p w14:paraId="5863AF41" w14:textId="77777777" w:rsidR="00590400" w:rsidRPr="00A018AB" w:rsidRDefault="00590400" w:rsidP="006849F4">
      <w:pPr>
        <w:spacing w:line="360" w:lineRule="auto"/>
        <w:jc w:val="both"/>
        <w:rPr>
          <w:lang w:val="fr-FR"/>
        </w:rPr>
      </w:pPr>
    </w:p>
    <w:p w14:paraId="4A2EBD03" w14:textId="2DDB359C" w:rsidR="00590400" w:rsidRPr="00A018AB" w:rsidRDefault="00590400" w:rsidP="006849F4">
      <w:pPr>
        <w:spacing w:line="360" w:lineRule="auto"/>
        <w:jc w:val="both"/>
      </w:pPr>
      <w:r w:rsidRPr="00A018AB">
        <w:t>Predictor/control variables:</w:t>
      </w:r>
    </w:p>
    <w:p w14:paraId="7E15E717" w14:textId="7C864B7D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>"Pays",</w:t>
      </w:r>
    </w:p>
    <w:p w14:paraId="294F56BE" w14:textId="01F3219D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"Pays d’où le migrant est de retour :",</w:t>
      </w:r>
    </w:p>
    <w:p w14:paraId="63BF7463" w14:textId="2FAF9BDF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>"</w:t>
      </w:r>
      <w:proofErr w:type="spellStart"/>
      <w:r w:rsidRPr="0048351C">
        <w:rPr>
          <w:strike/>
        </w:rPr>
        <w:t>Sexe</w:t>
      </w:r>
      <w:proofErr w:type="spellEnd"/>
      <w:r w:rsidRPr="0048351C">
        <w:rPr>
          <w:strike/>
        </w:rPr>
        <w:t>",</w:t>
      </w:r>
    </w:p>
    <w:p w14:paraId="42E0F11A" w14:textId="46025D52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 xml:space="preserve">"Age (l'enquête est destinée aux personnes </w:t>
      </w:r>
      <w:proofErr w:type="spellStart"/>
      <w:r w:rsidRPr="0048351C">
        <w:rPr>
          <w:strike/>
          <w:lang w:val="fr-FR"/>
        </w:rPr>
        <w:t>agées</w:t>
      </w:r>
      <w:proofErr w:type="spellEnd"/>
      <w:r w:rsidRPr="0048351C">
        <w:rPr>
          <w:strike/>
          <w:lang w:val="fr-FR"/>
        </w:rPr>
        <w:t xml:space="preserve"> de 14 ans et plus)",</w:t>
      </w:r>
    </w:p>
    <w:p w14:paraId="4A8E44F1" w14:textId="184D8847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"Durée de l’absence du pays d’origine   Mettre 0 si moins d'un an",</w:t>
      </w:r>
    </w:p>
    <w:p w14:paraId="4EF7AADD" w14:textId="3DD66123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>"Situation de handicap",</w:t>
      </w:r>
    </w:p>
    <w:p w14:paraId="7F820D27" w14:textId="389B8C8A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  <w:lang w:val="fr-FR"/>
        </w:rPr>
        <w:t xml:space="preserve">"Combien de temps entre votre retour et la réception de l’aide à la réintégration (ou sa première fourniture) ? </w:t>
      </w:r>
      <w:r w:rsidRPr="0048351C">
        <w:rPr>
          <w:strike/>
        </w:rPr>
        <w:t xml:space="preserve">En </w:t>
      </w:r>
      <w:proofErr w:type="spellStart"/>
      <w:r w:rsidRPr="0048351C">
        <w:rPr>
          <w:strike/>
        </w:rPr>
        <w:t>semaines</w:t>
      </w:r>
      <w:proofErr w:type="spellEnd"/>
      <w:r w:rsidRPr="0048351C">
        <w:rPr>
          <w:strike/>
        </w:rPr>
        <w:t>",</w:t>
      </w:r>
    </w:p>
    <w:p w14:paraId="3B3F8322" w14:textId="64705E86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 xml:space="preserve">"Par quel moyen avez-vous </w:t>
      </w:r>
      <w:commentRangeStart w:id="2"/>
      <w:commentRangeStart w:id="3"/>
      <w:r w:rsidRPr="0048351C">
        <w:rPr>
          <w:strike/>
          <w:lang w:val="fr-FR"/>
        </w:rPr>
        <w:t>reçu cette assistance économique ?",</w:t>
      </w:r>
      <w:commentRangeEnd w:id="2"/>
      <w:r w:rsidR="00844EE9" w:rsidRPr="0048351C">
        <w:rPr>
          <w:rStyle w:val="CommentReference"/>
          <w:strike/>
        </w:rPr>
        <w:commentReference w:id="2"/>
      </w:r>
      <w:commentRangeEnd w:id="3"/>
      <w:r w:rsidR="00C518C3" w:rsidRPr="0048351C">
        <w:rPr>
          <w:rStyle w:val="CommentReference"/>
          <w:strike/>
        </w:rPr>
        <w:commentReference w:id="3"/>
      </w:r>
    </w:p>
    <w:p w14:paraId="0E9693D5" w14:textId="53EF21F1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commentRangeStart w:id="4"/>
      <w:commentRangeStart w:id="5"/>
      <w:commentRangeStart w:id="6"/>
      <w:del w:id="7" w:author="BERTHET-VALDOIS Julie" w:date="2023-06-14T15:36:00Z">
        <w:r w:rsidRPr="00A018AB" w:rsidDel="000346B6">
          <w:rPr>
            <w:lang w:val="fr-FR"/>
          </w:rPr>
          <w:delText xml:space="preserve">"Quel est le principal type d’assistance économique que vous avez reçue </w:delText>
        </w:r>
      </w:del>
      <w:r w:rsidRPr="00A018AB">
        <w:rPr>
          <w:lang w:val="fr-FR"/>
        </w:rPr>
        <w:t>?",</w:t>
      </w:r>
      <w:commentRangeEnd w:id="4"/>
      <w:r w:rsidR="004A4762" w:rsidRPr="00A018AB">
        <w:rPr>
          <w:rStyle w:val="CommentReference"/>
        </w:rPr>
        <w:commentReference w:id="4"/>
      </w:r>
      <w:commentRangeEnd w:id="5"/>
      <w:r w:rsidR="00C518C3" w:rsidRPr="00A018AB">
        <w:rPr>
          <w:rStyle w:val="CommentReference"/>
        </w:rPr>
        <w:commentReference w:id="5"/>
      </w:r>
      <w:commentRangeEnd w:id="6"/>
      <w:r w:rsidR="00ED5CE6" w:rsidRPr="00A018AB">
        <w:rPr>
          <w:rStyle w:val="CommentReference"/>
        </w:rPr>
        <w:commentReference w:id="6"/>
      </w:r>
    </w:p>
    <w:p w14:paraId="41B21C1C" w14:textId="2AF3B566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>"Type de business bis",</w:t>
      </w:r>
    </w:p>
    <w:p w14:paraId="68ED2DD2" w14:textId="2846D11A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"Qui sont les membres de cette entreprise ?",</w:t>
      </w:r>
    </w:p>
    <w:p w14:paraId="6E03AE59" w14:textId="36768E8E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>"</w:t>
      </w:r>
      <w:proofErr w:type="spellStart"/>
      <w:r w:rsidRPr="0048351C">
        <w:rPr>
          <w:strike/>
        </w:rPr>
        <w:t>Niveau</w:t>
      </w:r>
      <w:proofErr w:type="spellEnd"/>
      <w:r w:rsidRPr="0048351C">
        <w:rPr>
          <w:strike/>
        </w:rPr>
        <w:t xml:space="preserve"> microbusiness",</w:t>
      </w:r>
    </w:p>
    <w:p w14:paraId="1E447D1A" w14:textId="200E897C" w:rsidR="00590400" w:rsidRPr="00A018AB" w:rsidDel="006D5AB3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del w:id="8" w:author="BERTHET-VALDOIS Julie" w:date="2023-06-14T15:37:00Z"/>
          <w:lang w:val="fr-FR"/>
        </w:rPr>
      </w:pPr>
      <w:commentRangeStart w:id="9"/>
      <w:commentRangeStart w:id="10"/>
      <w:del w:id="11" w:author="BERTHET-VALDOIS Julie" w:date="2023-06-14T15:37:00Z">
        <w:r w:rsidRPr="00A018AB" w:rsidDel="006D5AB3">
          <w:rPr>
            <w:lang w:val="fr-FR"/>
          </w:rPr>
          <w:delText>"Quelle est la valeur totale de votre aide ?",</w:delText>
        </w:r>
        <w:commentRangeEnd w:id="9"/>
        <w:r w:rsidR="00692588" w:rsidRPr="00A018AB" w:rsidDel="006D5AB3">
          <w:rPr>
            <w:rStyle w:val="CommentReference"/>
          </w:rPr>
          <w:commentReference w:id="9"/>
        </w:r>
        <w:commentRangeEnd w:id="10"/>
        <w:r w:rsidR="00C518C3" w:rsidRPr="00A018AB" w:rsidDel="006D5AB3">
          <w:rPr>
            <w:rStyle w:val="CommentReference"/>
          </w:rPr>
          <w:commentReference w:id="10"/>
        </w:r>
      </w:del>
    </w:p>
    <w:p w14:paraId="44801028" w14:textId="11CA7F98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"L'OIM   ou un de ses partenaires vous a-t-elle formé sur la façon de gérer une entreprise ?",</w:t>
      </w:r>
    </w:p>
    <w:p w14:paraId="7FF8B3D5" w14:textId="59376947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commentRangeStart w:id="12"/>
      <w:commentRangeStart w:id="13"/>
      <w:r w:rsidRPr="0048351C">
        <w:rPr>
          <w:strike/>
          <w:lang w:val="fr-FR"/>
        </w:rPr>
        <w:t>"L’entreprise emploie-t-elle du personnel ?",</w:t>
      </w:r>
    </w:p>
    <w:p w14:paraId="0317E267" w14:textId="7C4713A5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"Si oui, combien des personnes sont employées par votre entreprise ?",</w:t>
      </w:r>
      <w:commentRangeEnd w:id="12"/>
      <w:r w:rsidR="007629C5" w:rsidRPr="0048351C">
        <w:rPr>
          <w:rStyle w:val="CommentReference"/>
          <w:strike/>
        </w:rPr>
        <w:commentReference w:id="12"/>
      </w:r>
      <w:commentRangeEnd w:id="13"/>
      <w:r w:rsidR="00A02FB9" w:rsidRPr="0048351C">
        <w:rPr>
          <w:rStyle w:val="CommentReference"/>
          <w:strike/>
        </w:rPr>
        <w:commentReference w:id="13"/>
      </w:r>
    </w:p>
    <w:p w14:paraId="46552BCF" w14:textId="483A4FF0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ins w:id="14" w:author="BERTHET-VALDOIS Julie" w:date="2023-06-12T16:52:00Z"/>
          <w:strike/>
        </w:rPr>
      </w:pPr>
      <w:r w:rsidRPr="0048351C">
        <w:rPr>
          <w:strike/>
          <w:lang w:val="fr-FR"/>
        </w:rPr>
        <w:t>"Est-ce votre entreprise a été affectée par la maladie de Coronavirus ?"</w:t>
      </w:r>
      <w:r w:rsidR="009711DD" w:rsidRPr="0048351C">
        <w:rPr>
          <w:strike/>
          <w:lang w:val="fr-FR"/>
        </w:rPr>
        <w:t xml:space="preserve"> </w:t>
      </w:r>
      <w:commentRangeStart w:id="15"/>
      <w:r w:rsidR="009711DD" w:rsidRPr="0048351C">
        <w:rPr>
          <w:strike/>
        </w:rPr>
        <w:t>(I think that using just one control on Covid is a good idea)</w:t>
      </w:r>
      <w:commentRangeEnd w:id="15"/>
      <w:r w:rsidR="009079D9" w:rsidRPr="0048351C">
        <w:rPr>
          <w:rStyle w:val="CommentReference"/>
          <w:strike/>
        </w:rPr>
        <w:commentReference w:id="15"/>
      </w:r>
    </w:p>
    <w:p w14:paraId="6C2D4642" w14:textId="77777777" w:rsidR="001C263F" w:rsidRPr="0048351C" w:rsidRDefault="001C263F" w:rsidP="001C263F">
      <w:pPr>
        <w:pStyle w:val="ListParagraph"/>
        <w:numPr>
          <w:ilvl w:val="0"/>
          <w:numId w:val="1"/>
        </w:numPr>
        <w:spacing w:line="360" w:lineRule="auto"/>
        <w:jc w:val="both"/>
        <w:rPr>
          <w:ins w:id="16" w:author="BERTHET-VALDOIS Julie" w:date="2023-06-12T16:52:00Z"/>
          <w:strike/>
          <w:lang w:val="fr-FR"/>
        </w:rPr>
      </w:pPr>
      <w:ins w:id="17" w:author="BERTHET-VALDOIS Julie" w:date="2023-06-12T16:52:00Z">
        <w:r w:rsidRPr="0048351C">
          <w:rPr>
            <w:strike/>
            <w:lang w:val="fr-FR"/>
          </w:rPr>
          <w:lastRenderedPageBreak/>
          <w:t xml:space="preserve">Est-ce que le </w:t>
        </w:r>
        <w:commentRangeStart w:id="18"/>
        <w:commentRangeStart w:id="19"/>
        <w:commentRangeStart w:id="20"/>
        <w:r w:rsidRPr="0048351C">
          <w:rPr>
            <w:strike/>
            <w:lang w:val="fr-FR"/>
          </w:rPr>
          <w:t>type d'assistance économique que vous avez reçu correspondait à votre premier choix ?</w:t>
        </w:r>
        <w:commentRangeEnd w:id="18"/>
        <w:r w:rsidRPr="0048351C">
          <w:rPr>
            <w:rStyle w:val="CommentReference"/>
            <w:strike/>
          </w:rPr>
          <w:commentReference w:id="18"/>
        </w:r>
      </w:ins>
      <w:commentRangeEnd w:id="19"/>
      <w:r w:rsidR="00C518C3" w:rsidRPr="0048351C">
        <w:rPr>
          <w:rStyle w:val="CommentReference"/>
          <w:strike/>
        </w:rPr>
        <w:commentReference w:id="19"/>
      </w:r>
      <w:commentRangeEnd w:id="20"/>
      <w:r w:rsidR="00A80670" w:rsidRPr="0048351C">
        <w:rPr>
          <w:rStyle w:val="CommentReference"/>
          <w:strike/>
        </w:rPr>
        <w:commentReference w:id="20"/>
      </w:r>
    </w:p>
    <w:p w14:paraId="0019786B" w14:textId="399282CD" w:rsidR="001C263F" w:rsidRPr="00687B7C" w:rsidRDefault="00314D6D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ins w:id="21" w:author="BERTHET-VALDOIS Julie" w:date="2023-06-12T16:55:00Z">
        <w:r w:rsidRPr="00687B7C">
          <w:rPr>
            <w:strike/>
            <w:lang w:val="fr-FR"/>
          </w:rPr>
          <w:t xml:space="preserve">Délai entre la </w:t>
        </w:r>
        <w:commentRangeStart w:id="22"/>
        <w:commentRangeStart w:id="23"/>
        <w:r w:rsidRPr="00687B7C">
          <w:rPr>
            <w:strike/>
            <w:lang w:val="fr-FR"/>
          </w:rPr>
          <w:t xml:space="preserve">réception de l’assistance et je jour d’enquête </w:t>
        </w:r>
        <w:commentRangeEnd w:id="22"/>
        <w:r w:rsidRPr="00687B7C">
          <w:rPr>
            <w:rStyle w:val="CommentReference"/>
            <w:strike/>
          </w:rPr>
          <w:commentReference w:id="22"/>
        </w:r>
      </w:ins>
      <w:commentRangeEnd w:id="23"/>
      <w:r w:rsidR="00C518C3" w:rsidRPr="00687B7C">
        <w:rPr>
          <w:rStyle w:val="CommentReference"/>
          <w:strike/>
        </w:rPr>
        <w:commentReference w:id="23"/>
      </w:r>
    </w:p>
    <w:p w14:paraId="24B44A6B" w14:textId="4C7E8C5A" w:rsidR="00590400" w:rsidRDefault="00590400" w:rsidP="006849F4">
      <w:pPr>
        <w:spacing w:line="360" w:lineRule="auto"/>
        <w:jc w:val="both"/>
        <w:rPr>
          <w:ins w:id="24" w:author="Jean-Luc Jucker" w:date="2023-06-13T12:11:00Z"/>
          <w:lang w:val="fr-FR"/>
        </w:rPr>
      </w:pPr>
      <w:r w:rsidRPr="001C263F">
        <w:rPr>
          <w:lang w:val="fr-FR"/>
        </w:rPr>
        <w:t xml:space="preserve">    </w:t>
      </w:r>
    </w:p>
    <w:p w14:paraId="0B03E38C" w14:textId="77777777" w:rsidR="00A80670" w:rsidRPr="001C263F" w:rsidRDefault="00A80670" w:rsidP="006849F4">
      <w:pPr>
        <w:spacing w:line="360" w:lineRule="auto"/>
        <w:jc w:val="both"/>
        <w:rPr>
          <w:lang w:val="fr-FR"/>
        </w:rPr>
      </w:pPr>
    </w:p>
    <w:p w14:paraId="1D47A73E" w14:textId="10CAB987" w:rsidR="006B56C7" w:rsidRPr="00590400" w:rsidRDefault="00590400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2: Determinants of Business Profitability</w:t>
      </w:r>
    </w:p>
    <w:p w14:paraId="3A1BA7B3" w14:textId="77777777" w:rsidR="00590400" w:rsidRDefault="00590400" w:rsidP="006849F4">
      <w:pPr>
        <w:spacing w:line="360" w:lineRule="auto"/>
        <w:jc w:val="both"/>
      </w:pPr>
    </w:p>
    <w:p w14:paraId="7F968C04" w14:textId="3DA9394E" w:rsidR="00590400" w:rsidRDefault="00590400" w:rsidP="006849F4">
      <w:pPr>
        <w:spacing w:line="360" w:lineRule="auto"/>
        <w:jc w:val="both"/>
      </w:pPr>
      <w:r>
        <w:t>Same as Model 1, except that the dependent variable will be:</w:t>
      </w:r>
    </w:p>
    <w:p w14:paraId="76587F6F" w14:textId="7AABF01D" w:rsidR="00590400" w:rsidRPr="0048351C" w:rsidRDefault="00590400" w:rsidP="006849F4">
      <w:pPr>
        <w:pStyle w:val="ListParagraph"/>
        <w:numPr>
          <w:ilvl w:val="0"/>
          <w:numId w:val="2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"L’entreprise vous permet -elle de gagner assez d’argent pour subvenir à vos besoins et à celle de votre famille ?"</w:t>
      </w:r>
    </w:p>
    <w:p w14:paraId="3ABA7C7D" w14:textId="77777777" w:rsidR="00590400" w:rsidRPr="00D81DAA" w:rsidRDefault="00590400" w:rsidP="006849F4">
      <w:pPr>
        <w:spacing w:line="360" w:lineRule="auto"/>
        <w:jc w:val="both"/>
        <w:rPr>
          <w:lang w:val="fr-FR"/>
        </w:rPr>
      </w:pPr>
    </w:p>
    <w:p w14:paraId="34D4F073" w14:textId="77777777" w:rsidR="006B56C7" w:rsidRPr="00D81DAA" w:rsidRDefault="006B56C7" w:rsidP="006849F4">
      <w:pPr>
        <w:spacing w:line="360" w:lineRule="auto"/>
        <w:jc w:val="both"/>
        <w:rPr>
          <w:lang w:val="fr-FR"/>
        </w:rPr>
      </w:pPr>
    </w:p>
    <w:p w14:paraId="209C7A96" w14:textId="0F9618E1" w:rsidR="00590400" w:rsidRPr="00590400" w:rsidRDefault="00590400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3: Impact of Training on Business Success</w:t>
      </w:r>
    </w:p>
    <w:p w14:paraId="5402DF8A" w14:textId="77777777" w:rsidR="00590400" w:rsidRDefault="00590400" w:rsidP="006849F4">
      <w:pPr>
        <w:spacing w:line="360" w:lineRule="auto"/>
        <w:jc w:val="both"/>
      </w:pPr>
    </w:p>
    <w:p w14:paraId="66C41ED3" w14:textId="127FF8CB" w:rsidR="00590400" w:rsidRDefault="00FB0C15" w:rsidP="006849F4">
      <w:pPr>
        <w:spacing w:line="360" w:lineRule="auto"/>
        <w:jc w:val="both"/>
      </w:pPr>
      <w:r>
        <w:t>Same as Model 1, except that data will be subset to participants who received training only (indeed, 1,401 observations are missing).</w:t>
      </w:r>
    </w:p>
    <w:p w14:paraId="6AA043B8" w14:textId="77777777" w:rsidR="00FB0C15" w:rsidRDefault="00FB0C15" w:rsidP="006849F4">
      <w:pPr>
        <w:spacing w:line="360" w:lineRule="auto"/>
        <w:jc w:val="both"/>
      </w:pPr>
    </w:p>
    <w:p w14:paraId="02F5768A" w14:textId="74FB8BFE" w:rsidR="00FB0C15" w:rsidRDefault="00FB0C15" w:rsidP="006849F4">
      <w:pPr>
        <w:spacing w:line="360" w:lineRule="auto"/>
        <w:jc w:val="both"/>
      </w:pPr>
      <w:r>
        <w:t>Dependent variables:</w:t>
      </w:r>
    </w:p>
    <w:p w14:paraId="3F715D90" w14:textId="77777777" w:rsidR="00FB0C15" w:rsidRPr="0048351C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commentRangeStart w:id="25"/>
      <w:commentRangeStart w:id="26"/>
      <w:commentRangeStart w:id="27"/>
      <w:r w:rsidRPr="0048351C">
        <w:rPr>
          <w:strike/>
          <w:lang w:val="fr-FR"/>
        </w:rPr>
        <w:t>"Comment se porte votre entreprise ou business actuellement ?"</w:t>
      </w:r>
    </w:p>
    <w:p w14:paraId="7876BA9F" w14:textId="4BE50D31" w:rsidR="00FB0C15" w:rsidRPr="0048351C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 xml:space="preserve">If time </w:t>
      </w:r>
      <w:proofErr w:type="spellStart"/>
      <w:proofErr w:type="gramStart"/>
      <w:r w:rsidRPr="0048351C">
        <w:rPr>
          <w:strike/>
          <w:lang w:val="fr-FR"/>
        </w:rPr>
        <w:t>permits</w:t>
      </w:r>
      <w:proofErr w:type="spellEnd"/>
      <w:r w:rsidRPr="0048351C">
        <w:rPr>
          <w:strike/>
          <w:lang w:val="fr-FR"/>
        </w:rPr>
        <w:t>:</w:t>
      </w:r>
      <w:proofErr w:type="gramEnd"/>
      <w:r w:rsidRPr="0048351C">
        <w:rPr>
          <w:strike/>
          <w:lang w:val="fr-FR"/>
        </w:rPr>
        <w:t xml:space="preserve"> "L’entreprise vous permet -elle de gagner assez d’argent pour subvenir à vos besoins et à celle de votre famille ?"</w:t>
      </w:r>
      <w:commentRangeEnd w:id="25"/>
      <w:r w:rsidR="00BC3493" w:rsidRPr="0048351C">
        <w:rPr>
          <w:rStyle w:val="CommentReference"/>
          <w:strike/>
        </w:rPr>
        <w:commentReference w:id="25"/>
      </w:r>
      <w:commentRangeEnd w:id="26"/>
      <w:r w:rsidR="00C518C3" w:rsidRPr="0048351C">
        <w:rPr>
          <w:rStyle w:val="CommentReference"/>
          <w:strike/>
        </w:rPr>
        <w:commentReference w:id="26"/>
      </w:r>
      <w:commentRangeEnd w:id="27"/>
      <w:r w:rsidR="00A80670" w:rsidRPr="0048351C">
        <w:rPr>
          <w:rStyle w:val="CommentReference"/>
          <w:strike/>
        </w:rPr>
        <w:commentReference w:id="27"/>
      </w:r>
    </w:p>
    <w:p w14:paraId="5461D61E" w14:textId="77777777" w:rsidR="00FB0C15" w:rsidRDefault="00FB0C15" w:rsidP="006849F4">
      <w:pPr>
        <w:spacing w:line="360" w:lineRule="auto"/>
        <w:jc w:val="both"/>
        <w:rPr>
          <w:ins w:id="28" w:author="Jean-Luc Jucker" w:date="2023-06-13T12:14:00Z"/>
          <w:lang w:val="fr-FR"/>
        </w:rPr>
      </w:pPr>
    </w:p>
    <w:p w14:paraId="068CCA53" w14:textId="77777777" w:rsidR="00A80670" w:rsidRDefault="00A80670" w:rsidP="006849F4">
      <w:pPr>
        <w:spacing w:line="360" w:lineRule="auto"/>
        <w:jc w:val="both"/>
        <w:rPr>
          <w:ins w:id="29" w:author="Jean-Luc Jucker" w:date="2023-06-13T12:14:00Z"/>
          <w:lang w:val="fr-FR"/>
        </w:rPr>
      </w:pPr>
    </w:p>
    <w:p w14:paraId="77CD27E8" w14:textId="77777777" w:rsidR="00A80670" w:rsidRPr="00D81DAA" w:rsidRDefault="00A80670" w:rsidP="006849F4">
      <w:pPr>
        <w:spacing w:line="360" w:lineRule="auto"/>
        <w:jc w:val="both"/>
        <w:rPr>
          <w:lang w:val="fr-FR"/>
        </w:rPr>
      </w:pPr>
    </w:p>
    <w:p w14:paraId="71F47E2A" w14:textId="7AAF142B" w:rsidR="00590400" w:rsidRDefault="00FB0C15" w:rsidP="006849F4">
      <w:pPr>
        <w:spacing w:line="360" w:lineRule="auto"/>
        <w:jc w:val="both"/>
      </w:pPr>
      <w:r>
        <w:t>Independent variables:</w:t>
      </w:r>
    </w:p>
    <w:p w14:paraId="589AEEE2" w14:textId="4ACB3F2C" w:rsidR="00FB0C15" w:rsidRPr="0048351C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 xml:space="preserve">"Type de </w:t>
      </w:r>
      <w:proofErr w:type="gramStart"/>
      <w:r w:rsidRPr="0048351C">
        <w:rPr>
          <w:strike/>
        </w:rPr>
        <w:t>formation"</w:t>
      </w:r>
      <w:proofErr w:type="gramEnd"/>
    </w:p>
    <w:p w14:paraId="1F58AEF4" w14:textId="2A8D5FC6" w:rsidR="00FB0C15" w:rsidRPr="00687B7C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687B7C">
        <w:rPr>
          <w:strike/>
        </w:rPr>
        <w:t>Training duration (to be computed)</w:t>
      </w:r>
    </w:p>
    <w:p w14:paraId="704CB874" w14:textId="23FD1726" w:rsidR="00FB0C15" w:rsidRPr="00687B7C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687B7C">
        <w:rPr>
          <w:strike/>
        </w:rPr>
        <w:t>As many predictor variables from Model 1 as possible</w:t>
      </w:r>
    </w:p>
    <w:p w14:paraId="75B4BF6E" w14:textId="77777777" w:rsidR="00FB0C15" w:rsidRDefault="00FB0C15" w:rsidP="006849F4">
      <w:pPr>
        <w:spacing w:line="360" w:lineRule="auto"/>
        <w:jc w:val="both"/>
      </w:pPr>
    </w:p>
    <w:p w14:paraId="6ECCA54A" w14:textId="0210C2B5" w:rsidR="00FB0C15" w:rsidRPr="000C5EA9" w:rsidRDefault="00FB0C15" w:rsidP="006849F4">
      <w:pPr>
        <w:spacing w:line="360" w:lineRule="auto"/>
        <w:jc w:val="both"/>
        <w:rPr>
          <w:u w:val="single"/>
        </w:rPr>
      </w:pPr>
      <w:r w:rsidRPr="000C5EA9">
        <w:rPr>
          <w:u w:val="single"/>
        </w:rPr>
        <w:t>Model 4 (if time permits): Determinants of Future Intentions to Migrate</w:t>
      </w:r>
    </w:p>
    <w:p w14:paraId="1E1F23A9" w14:textId="77777777" w:rsidR="00FB0C15" w:rsidRDefault="00FB0C15" w:rsidP="006849F4">
      <w:pPr>
        <w:spacing w:line="360" w:lineRule="auto"/>
        <w:jc w:val="both"/>
      </w:pPr>
    </w:p>
    <w:p w14:paraId="62368B9D" w14:textId="6BDEBAF0" w:rsidR="00FB0C15" w:rsidRDefault="0079366A" w:rsidP="006849F4">
      <w:pPr>
        <w:spacing w:line="360" w:lineRule="auto"/>
        <w:jc w:val="both"/>
      </w:pPr>
      <w:r>
        <w:t>Dependent variable:</w:t>
      </w:r>
    </w:p>
    <w:p w14:paraId="23D0A065" w14:textId="1EDE1362" w:rsidR="0079366A" w:rsidRPr="0048351C" w:rsidRDefault="0079366A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"Avez-vous déjà planifié de migrer de nouveau ?"</w:t>
      </w:r>
    </w:p>
    <w:p w14:paraId="3159AEFD" w14:textId="77777777" w:rsidR="00FB0C15" w:rsidRPr="00D81DAA" w:rsidRDefault="00FB0C15" w:rsidP="006849F4">
      <w:pPr>
        <w:spacing w:line="360" w:lineRule="auto"/>
        <w:jc w:val="both"/>
        <w:rPr>
          <w:lang w:val="fr-FR"/>
        </w:rPr>
      </w:pPr>
    </w:p>
    <w:p w14:paraId="54711A81" w14:textId="3627F4B5" w:rsidR="00FB0C15" w:rsidRDefault="0079366A" w:rsidP="006849F4">
      <w:pPr>
        <w:spacing w:line="360" w:lineRule="auto"/>
        <w:jc w:val="both"/>
      </w:pPr>
      <w:r>
        <w:t>Predictor variables</w:t>
      </w:r>
    </w:p>
    <w:p w14:paraId="74674CD3" w14:textId="55649662" w:rsidR="0079366A" w:rsidRPr="0048351C" w:rsidRDefault="0079366A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strike/>
        </w:rPr>
      </w:pPr>
      <w:r w:rsidRPr="0048351C">
        <w:rPr>
          <w:strike/>
        </w:rPr>
        <w:t>As many from Model 1 and 3 as statistically sound</w:t>
      </w:r>
    </w:p>
    <w:p w14:paraId="5456F114" w14:textId="77777777" w:rsidR="00FB0C15" w:rsidRDefault="00FB0C15" w:rsidP="006849F4">
      <w:pPr>
        <w:spacing w:line="360" w:lineRule="auto"/>
        <w:jc w:val="both"/>
      </w:pPr>
    </w:p>
    <w:p w14:paraId="48B9460B" w14:textId="3E02C911" w:rsidR="0079366A" w:rsidRPr="000C5EA9" w:rsidRDefault="0079366A" w:rsidP="006849F4">
      <w:pPr>
        <w:spacing w:line="360" w:lineRule="auto"/>
        <w:jc w:val="both"/>
        <w:rPr>
          <w:u w:val="single"/>
        </w:rPr>
      </w:pPr>
      <w:r w:rsidRPr="000C5EA9">
        <w:rPr>
          <w:u w:val="single"/>
        </w:rPr>
        <w:t xml:space="preserve">Model 5 (if time permits): Determinants of </w:t>
      </w:r>
      <w:r w:rsidR="000C5EA9" w:rsidRPr="000C5EA9">
        <w:rPr>
          <w:u w:val="single"/>
        </w:rPr>
        <w:t>Support Satisfaction</w:t>
      </w:r>
    </w:p>
    <w:p w14:paraId="6E5E4A1F" w14:textId="77777777" w:rsidR="000C5EA9" w:rsidRDefault="000C5EA9" w:rsidP="006849F4">
      <w:pPr>
        <w:spacing w:line="360" w:lineRule="auto"/>
        <w:jc w:val="both"/>
      </w:pPr>
    </w:p>
    <w:p w14:paraId="099E72C2" w14:textId="62050CDE" w:rsidR="000C5EA9" w:rsidRDefault="005E0D96" w:rsidP="006849F4">
      <w:pPr>
        <w:spacing w:line="360" w:lineRule="auto"/>
        <w:jc w:val="both"/>
      </w:pPr>
      <w:r>
        <w:t xml:space="preserve">I believe it would be interesting </w:t>
      </w:r>
      <w:commentRangeStart w:id="30"/>
      <w:commentRangeStart w:id="31"/>
      <w:commentRangeStart w:id="32"/>
      <w:r>
        <w:t xml:space="preserve">to say something about the respondent’s satisfaction with the </w:t>
      </w:r>
      <w:proofErr w:type="spellStart"/>
      <w:r>
        <w:t>programme</w:t>
      </w:r>
      <w:proofErr w:type="spellEnd"/>
      <w:r>
        <w:t xml:space="preserve"> overall. </w:t>
      </w:r>
      <w:commentRangeEnd w:id="30"/>
      <w:r w:rsidR="00001C8D">
        <w:rPr>
          <w:rStyle w:val="CommentReference"/>
        </w:rPr>
        <w:commentReference w:id="30"/>
      </w:r>
      <w:commentRangeEnd w:id="31"/>
      <w:r w:rsidR="00C518C3">
        <w:rPr>
          <w:rStyle w:val="CommentReference"/>
        </w:rPr>
        <w:commentReference w:id="31"/>
      </w:r>
      <w:commentRangeEnd w:id="32"/>
      <w:r w:rsidR="006F7970">
        <w:rPr>
          <w:rStyle w:val="CommentReference"/>
        </w:rPr>
        <w:commentReference w:id="32"/>
      </w:r>
      <w:r>
        <w:t>It would also be interesting to compare this with Business Success.</w:t>
      </w:r>
    </w:p>
    <w:p w14:paraId="7B59EEB6" w14:textId="77777777" w:rsidR="005E0D96" w:rsidRDefault="005E0D96" w:rsidP="006849F4">
      <w:pPr>
        <w:spacing w:line="360" w:lineRule="auto"/>
        <w:jc w:val="both"/>
      </w:pPr>
    </w:p>
    <w:p w14:paraId="425C73F4" w14:textId="6F14674B" w:rsidR="005E0D96" w:rsidRDefault="005E0D96" w:rsidP="006849F4">
      <w:pPr>
        <w:spacing w:line="360" w:lineRule="auto"/>
        <w:jc w:val="both"/>
      </w:pPr>
      <w:r>
        <w:t>Dependent variable:</w:t>
      </w:r>
    </w:p>
    <w:p w14:paraId="2BFE960B" w14:textId="66242330" w:rsidR="005E0D96" w:rsidRPr="0048351C" w:rsidRDefault="005E0D96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strike/>
        </w:rPr>
      </w:pPr>
      <w:r w:rsidRPr="0048351C">
        <w:rPr>
          <w:strike/>
          <w:lang w:val="fr-FR"/>
        </w:rPr>
        <w:t xml:space="preserve">"Êtes-vous satisfait de l’aide à la réintégration de manière globale ?" </w:t>
      </w:r>
      <w:r w:rsidRPr="0048351C">
        <w:rPr>
          <w:strike/>
          <w:u w:val="single"/>
        </w:rPr>
        <w:t>OR</w:t>
      </w:r>
    </w:p>
    <w:p w14:paraId="6B59EB61" w14:textId="1D0E33B1" w:rsidR="005E0D96" w:rsidRPr="0048351C" w:rsidRDefault="005E0D96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"Pensez-vous que le retour a été une bonne décision ?"</w:t>
      </w:r>
    </w:p>
    <w:p w14:paraId="237C862A" w14:textId="77777777" w:rsidR="005E0D96" w:rsidRPr="00D81DAA" w:rsidRDefault="005E0D96" w:rsidP="006849F4">
      <w:pPr>
        <w:spacing w:line="360" w:lineRule="auto"/>
        <w:jc w:val="both"/>
        <w:rPr>
          <w:lang w:val="fr-FR"/>
        </w:rPr>
      </w:pPr>
    </w:p>
    <w:p w14:paraId="41517E62" w14:textId="6A16303F" w:rsidR="005E0D96" w:rsidRDefault="005E0D96" w:rsidP="006849F4">
      <w:pPr>
        <w:spacing w:line="360" w:lineRule="auto"/>
        <w:jc w:val="both"/>
      </w:pPr>
      <w:r>
        <w:t>Independent variables:</w:t>
      </w:r>
    </w:p>
    <w:p w14:paraId="3F6C73FB" w14:textId="69F47CF1" w:rsidR="005E0D96" w:rsidRPr="0048351C" w:rsidRDefault="005E0D96" w:rsidP="006849F4">
      <w:pPr>
        <w:pStyle w:val="ListParagraph"/>
        <w:numPr>
          <w:ilvl w:val="0"/>
          <w:numId w:val="4"/>
        </w:numPr>
        <w:spacing w:line="360" w:lineRule="auto"/>
        <w:jc w:val="both"/>
        <w:rPr>
          <w:strike/>
        </w:rPr>
      </w:pPr>
      <w:r w:rsidRPr="0048351C">
        <w:rPr>
          <w:strike/>
        </w:rPr>
        <w:t>As many as statistically sound</w:t>
      </w:r>
    </w:p>
    <w:p w14:paraId="759ADECA" w14:textId="3065D311" w:rsidR="005E0D96" w:rsidRPr="0048351C" w:rsidRDefault="005E0D96" w:rsidP="006849F4">
      <w:pPr>
        <w:pStyle w:val="ListParagraph"/>
        <w:numPr>
          <w:ilvl w:val="0"/>
          <w:numId w:val="4"/>
        </w:numPr>
        <w:spacing w:line="360" w:lineRule="auto"/>
        <w:jc w:val="both"/>
        <w:rPr>
          <w:strike/>
        </w:rPr>
      </w:pPr>
      <w:r w:rsidRPr="0048351C">
        <w:rPr>
          <w:strike/>
        </w:rPr>
        <w:t xml:space="preserve">Also include Business </w:t>
      </w:r>
      <w:proofErr w:type="spellStart"/>
      <w:r w:rsidRPr="0048351C">
        <w:rPr>
          <w:strike/>
        </w:rPr>
        <w:t>Succes</w:t>
      </w:r>
      <w:proofErr w:type="spellEnd"/>
      <w:r w:rsidRPr="0048351C">
        <w:rPr>
          <w:strike/>
        </w:rPr>
        <w:t xml:space="preserve"> and/or Business Profitability (this time, as predictor variables) in an alternative model</w:t>
      </w:r>
    </w:p>
    <w:p w14:paraId="3B553FA9" w14:textId="1209FD36" w:rsidR="005E0D96" w:rsidRPr="00FF78CE" w:rsidRDefault="008002D9" w:rsidP="006849F4">
      <w:pPr>
        <w:pStyle w:val="Heading1"/>
        <w:spacing w:line="360" w:lineRule="auto"/>
      </w:pPr>
      <w:bookmarkStart w:id="33" w:name="_Toc137464543"/>
      <w:r w:rsidRPr="00FF78CE">
        <w:t>Reintegration Sustainability Survey (RSS)</w:t>
      </w:r>
      <w:bookmarkEnd w:id="33"/>
    </w:p>
    <w:p w14:paraId="469064AB" w14:textId="77777777" w:rsidR="0079366A" w:rsidRDefault="0079366A" w:rsidP="006849F4">
      <w:pPr>
        <w:spacing w:line="360" w:lineRule="auto"/>
        <w:jc w:val="both"/>
      </w:pPr>
    </w:p>
    <w:p w14:paraId="6D233251" w14:textId="30FA7019" w:rsidR="00FF78CE" w:rsidRDefault="009C7C81" w:rsidP="006849F4">
      <w:pPr>
        <w:spacing w:line="360" w:lineRule="auto"/>
        <w:jc w:val="both"/>
      </w:pPr>
      <w:r>
        <w:t xml:space="preserve">The main </w:t>
      </w:r>
      <w:commentRangeStart w:id="34"/>
      <w:commentRangeStart w:id="35"/>
      <w:commentRangeStart w:id="36"/>
      <w:r>
        <w:t xml:space="preserve">dependent variable of interest (Composite </w:t>
      </w:r>
      <w:r w:rsidR="00BD0D3E">
        <w:t>R</w:t>
      </w:r>
      <w:r>
        <w:t xml:space="preserve">eintegration </w:t>
      </w:r>
      <w:r w:rsidR="00BD0D3E">
        <w:t>S</w:t>
      </w:r>
      <w:r>
        <w:t xml:space="preserve">core) is continuous, and I therefore plan to use multiple linear regression. I might also use ANOVA, although regression is preferable to control for the influence of extraneous variables. </w:t>
      </w:r>
    </w:p>
    <w:p w14:paraId="5E0D0205" w14:textId="4641FF2A" w:rsidR="00B55797" w:rsidRDefault="009C7C81" w:rsidP="006849F4">
      <w:pPr>
        <w:spacing w:line="360" w:lineRule="auto"/>
        <w:jc w:val="both"/>
      </w:pPr>
      <w:r>
        <w:tab/>
        <w:t xml:space="preserve">As for the RES questionnaire, I will first check assumptions, including assumptions of normality and linearity. The RSS data </w:t>
      </w:r>
      <w:proofErr w:type="gramStart"/>
      <w:r>
        <w:t>are</w:t>
      </w:r>
      <w:proofErr w:type="gramEnd"/>
      <w:r>
        <w:t xml:space="preserve"> </w:t>
      </w:r>
      <w:proofErr w:type="gramStart"/>
      <w:r>
        <w:t>more messy</w:t>
      </w:r>
      <w:proofErr w:type="gramEnd"/>
      <w:r>
        <w:t xml:space="preserve"> and will require more manipulations than the RES data.</w:t>
      </w:r>
      <w:r w:rsidR="00B55797">
        <w:t xml:space="preserve"> I will also recompute all the weighted scores to check for anomalies.</w:t>
      </w:r>
    </w:p>
    <w:p w14:paraId="2D5B8B5B" w14:textId="39BB35D5" w:rsidR="009C7C81" w:rsidRDefault="009C7C81" w:rsidP="006849F4">
      <w:pPr>
        <w:spacing w:line="360" w:lineRule="auto"/>
        <w:ind w:firstLine="720"/>
        <w:jc w:val="both"/>
      </w:pPr>
      <w:r>
        <w:t>To measure model performance, I’ll use R</w:t>
      </w:r>
      <w:r w:rsidRPr="009C7C81">
        <w:rPr>
          <w:vertAlign w:val="superscript"/>
        </w:rPr>
        <w:t>2</w:t>
      </w:r>
      <w:r>
        <w:t>, which expresses the proportion of the variance that is explained by the predictors.</w:t>
      </w:r>
      <w:commentRangeEnd w:id="34"/>
      <w:r w:rsidR="00D76F77">
        <w:rPr>
          <w:rStyle w:val="CommentReference"/>
        </w:rPr>
        <w:commentReference w:id="34"/>
      </w:r>
      <w:commentRangeEnd w:id="35"/>
      <w:r w:rsidR="00C518C3">
        <w:rPr>
          <w:rStyle w:val="CommentReference"/>
        </w:rPr>
        <w:commentReference w:id="35"/>
      </w:r>
      <w:commentRangeEnd w:id="36"/>
      <w:r w:rsidR="005774F3">
        <w:rPr>
          <w:rStyle w:val="CommentReference"/>
        </w:rPr>
        <w:commentReference w:id="36"/>
      </w:r>
    </w:p>
    <w:p w14:paraId="0790FCA5" w14:textId="77777777" w:rsidR="009C7C81" w:rsidRDefault="009C7C81" w:rsidP="006849F4">
      <w:pPr>
        <w:spacing w:line="360" w:lineRule="auto"/>
        <w:jc w:val="both"/>
      </w:pPr>
    </w:p>
    <w:p w14:paraId="36085461" w14:textId="2009B41C" w:rsidR="009C7C81" w:rsidRPr="00BD0D3E" w:rsidRDefault="009C7C81" w:rsidP="006849F4">
      <w:pPr>
        <w:spacing w:line="360" w:lineRule="auto"/>
        <w:jc w:val="both"/>
        <w:rPr>
          <w:u w:val="single"/>
        </w:rPr>
      </w:pPr>
      <w:r w:rsidRPr="00BD0D3E">
        <w:rPr>
          <w:u w:val="single"/>
        </w:rPr>
        <w:t xml:space="preserve">Model </w:t>
      </w:r>
      <w:r w:rsidR="00BD0D3E">
        <w:rPr>
          <w:u w:val="single"/>
        </w:rPr>
        <w:t>6</w:t>
      </w:r>
      <w:r w:rsidRPr="00BD0D3E">
        <w:rPr>
          <w:u w:val="single"/>
        </w:rPr>
        <w:t xml:space="preserve">: </w:t>
      </w:r>
      <w:r w:rsidR="00BD0D3E" w:rsidRPr="00BD0D3E">
        <w:rPr>
          <w:u w:val="single"/>
        </w:rPr>
        <w:t>Determinants of sustainable reintegration (Composite)</w:t>
      </w:r>
    </w:p>
    <w:p w14:paraId="2CAD2EAB" w14:textId="77777777" w:rsidR="00BD0D3E" w:rsidRDefault="00BD0D3E" w:rsidP="006849F4">
      <w:pPr>
        <w:spacing w:line="360" w:lineRule="auto"/>
        <w:jc w:val="both"/>
      </w:pPr>
    </w:p>
    <w:p w14:paraId="6E392BBC" w14:textId="79B83904" w:rsidR="00BD0D3E" w:rsidRDefault="00BD0D3E" w:rsidP="006849F4">
      <w:pPr>
        <w:spacing w:line="360" w:lineRule="auto"/>
        <w:jc w:val="both"/>
      </w:pPr>
      <w:r>
        <w:t>Dependent variable:</w:t>
      </w:r>
    </w:p>
    <w:p w14:paraId="1001C3B6" w14:textId="53D805B0" w:rsidR="00BD0D3E" w:rsidRPr="00D1047D" w:rsidRDefault="00BD0D3E" w:rsidP="006849F4">
      <w:pPr>
        <w:pStyle w:val="ListParagraph"/>
        <w:numPr>
          <w:ilvl w:val="0"/>
          <w:numId w:val="6"/>
        </w:numPr>
        <w:spacing w:line="360" w:lineRule="auto"/>
        <w:jc w:val="both"/>
        <w:rPr>
          <w:highlight w:val="green"/>
        </w:rPr>
      </w:pPr>
      <w:r w:rsidRPr="00D1047D">
        <w:rPr>
          <w:highlight w:val="green"/>
        </w:rPr>
        <w:t>Composite reintegration score</w:t>
      </w:r>
    </w:p>
    <w:p w14:paraId="5547504F" w14:textId="77777777" w:rsidR="00BD0D3E" w:rsidRDefault="00BD0D3E" w:rsidP="006849F4">
      <w:pPr>
        <w:spacing w:line="360" w:lineRule="auto"/>
        <w:jc w:val="both"/>
      </w:pPr>
    </w:p>
    <w:p w14:paraId="719A74F3" w14:textId="4D857E4B" w:rsidR="00BD0D3E" w:rsidRDefault="00BD0D3E" w:rsidP="006849F4">
      <w:pPr>
        <w:spacing w:line="360" w:lineRule="auto"/>
        <w:jc w:val="both"/>
      </w:pPr>
      <w:r>
        <w:t>Predictor/control variables:</w:t>
      </w:r>
    </w:p>
    <w:p w14:paraId="2727B6B1" w14:textId="457AE59F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 xml:space="preserve">Assistance reçue, </w:t>
      </w:r>
      <w:proofErr w:type="spellStart"/>
      <w:r w:rsidRPr="006A4889">
        <w:rPr>
          <w:strike/>
          <w:highlight w:val="yellow"/>
        </w:rPr>
        <w:t>composée</w:t>
      </w:r>
      <w:proofErr w:type="spellEnd"/>
      <w:r w:rsidRPr="006A4889">
        <w:rPr>
          <w:strike/>
          <w:highlight w:val="yellow"/>
        </w:rPr>
        <w:t xml:space="preserve"> de:</w:t>
      </w:r>
    </w:p>
    <w:p w14:paraId="67160ABB" w14:textId="3B481B7E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Counselling</w:t>
      </w:r>
    </w:p>
    <w:p w14:paraId="13530BA8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economic support</w:t>
      </w:r>
    </w:p>
    <w:p w14:paraId="3C790A5B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financial services</w:t>
      </w:r>
    </w:p>
    <w:p w14:paraId="2533AE9C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lastRenderedPageBreak/>
        <w:t>job placement</w:t>
      </w:r>
    </w:p>
    <w:p w14:paraId="0261AF74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microbusiness</w:t>
      </w:r>
    </w:p>
    <w:p w14:paraId="29618602" w14:textId="0B96899D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ins w:id="37" w:author="BERTHET-VALDOIS Julie" w:date="2023-06-14T16:10:00Z"/>
          <w:strike/>
          <w:highlight w:val="yellow"/>
        </w:rPr>
      </w:pPr>
      <w:r w:rsidRPr="006A4889">
        <w:rPr>
          <w:strike/>
          <w:highlight w:val="yellow"/>
        </w:rPr>
        <w:t>training</w:t>
      </w:r>
    </w:p>
    <w:p w14:paraId="292A0821" w14:textId="68B6FDF9" w:rsidR="00DD149B" w:rsidRPr="006A4889" w:rsidDel="00DD149B" w:rsidRDefault="00DD149B" w:rsidP="000E3C6E">
      <w:pPr>
        <w:pStyle w:val="ListBullet"/>
        <w:numPr>
          <w:ilvl w:val="2"/>
          <w:numId w:val="6"/>
        </w:numPr>
        <w:spacing w:line="360" w:lineRule="auto"/>
        <w:jc w:val="both"/>
        <w:rPr>
          <w:del w:id="38" w:author="BERTHET-VALDOIS Julie" w:date="2023-06-14T16:10:00Z"/>
          <w:strike/>
          <w:highlight w:val="yellow"/>
        </w:rPr>
      </w:pPr>
      <w:ins w:id="39" w:author="BERTHET-VALDOIS Julie" w:date="2023-06-14T16:10:00Z">
        <w:r w:rsidRPr="006A4889">
          <w:rPr>
            <w:strike/>
            <w:highlight w:val="yellow"/>
          </w:rPr>
          <w:t>training duration computed</w:t>
        </w:r>
      </w:ins>
      <w:ins w:id="40" w:author="BERTHET-VALDOIS Julie" w:date="2023-06-14T16:11:00Z">
        <w:r w:rsidRPr="006A4889">
          <w:rPr>
            <w:strike/>
            <w:highlight w:val="yellow"/>
          </w:rPr>
          <w:t xml:space="preserve"> from training </w:t>
        </w:r>
        <w:r w:rsidR="000E3C6E" w:rsidRPr="006A4889">
          <w:rPr>
            <w:strike/>
            <w:highlight w:val="yellow"/>
          </w:rPr>
          <w:t>start date/end date</w:t>
        </w:r>
      </w:ins>
      <w:ins w:id="41" w:author="BERTHET-VALDOIS Julie" w:date="2023-06-14T16:10:00Z">
        <w:r w:rsidRPr="006A4889">
          <w:rPr>
            <w:strike/>
            <w:highlight w:val="yellow"/>
          </w:rPr>
          <w:t xml:space="preserve"> </w:t>
        </w:r>
      </w:ins>
    </w:p>
    <w:p w14:paraId="7622624D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social support</w:t>
      </w:r>
    </w:p>
    <w:p w14:paraId="2386FA74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childcare</w:t>
      </w:r>
    </w:p>
    <w:p w14:paraId="4280B28E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education</w:t>
      </w:r>
    </w:p>
    <w:p w14:paraId="4AC79C03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housing</w:t>
      </w:r>
    </w:p>
    <w:p w14:paraId="7EAAC444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legal services</w:t>
      </w:r>
    </w:p>
    <w:p w14:paraId="295745EE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material assistance</w:t>
      </w:r>
    </w:p>
    <w:p w14:paraId="1048A0BA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medical support</w:t>
      </w:r>
    </w:p>
    <w:p w14:paraId="0A692601" w14:textId="01242AA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ins w:id="42" w:author="BERTHET-VALDOIS Julie" w:date="2023-06-12T17:37:00Z"/>
          <w:strike/>
          <w:highlight w:val="yellow"/>
        </w:rPr>
      </w:pPr>
      <w:r w:rsidRPr="006A4889">
        <w:rPr>
          <w:strike/>
          <w:highlight w:val="yellow"/>
        </w:rPr>
        <w:t xml:space="preserve">social </w:t>
      </w:r>
      <w:del w:id="43" w:author="BERTHET-VALDOIS Julie" w:date="2023-06-12T17:37:00Z">
        <w:r w:rsidRPr="006A4889" w:rsidDel="009E47F6">
          <w:rPr>
            <w:strike/>
            <w:highlight w:val="yellow"/>
          </w:rPr>
          <w:delText xml:space="preserve">and psychosocial </w:delText>
        </w:r>
      </w:del>
      <w:r w:rsidRPr="006A4889">
        <w:rPr>
          <w:strike/>
          <w:highlight w:val="yellow"/>
        </w:rPr>
        <w:t>protection</w:t>
      </w:r>
    </w:p>
    <w:p w14:paraId="0390235C" w14:textId="28E89B28" w:rsidR="00AE7388" w:rsidRPr="006A4889" w:rsidRDefault="00AE7388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ins w:id="44" w:author="BERTHET-VALDOIS Julie" w:date="2023-06-12T17:37:00Z">
        <w:r w:rsidRPr="006A4889">
          <w:rPr>
            <w:strike/>
            <w:highlight w:val="yellow"/>
          </w:rPr>
          <w:t xml:space="preserve">psychosocial </w:t>
        </w:r>
      </w:ins>
      <w:ins w:id="45" w:author="BERTHET-VALDOIS Julie" w:date="2023-06-12T17:38:00Z">
        <w:r w:rsidR="00295E46" w:rsidRPr="006A4889">
          <w:rPr>
            <w:strike/>
            <w:highlight w:val="yellow"/>
          </w:rPr>
          <w:t>support</w:t>
        </w:r>
      </w:ins>
    </w:p>
    <w:p w14:paraId="47671B56" w14:textId="77777777" w:rsidR="00B40EE6" w:rsidRPr="00AD2032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46" w:author="BERTHET-VALDOIS Julie" w:date="2023-06-14T15:45:00Z"/>
          <w:strike/>
          <w:highlight w:val="green"/>
        </w:rPr>
      </w:pPr>
      <w:ins w:id="47" w:author="BERTHET-VALDOIS Julie" w:date="2023-06-14T15:45:00Z">
        <w:r w:rsidRPr="00AD2032">
          <w:rPr>
            <w:strike/>
            <w:highlight w:val="green"/>
          </w:rPr>
          <w:t>"</w:t>
        </w:r>
        <w:proofErr w:type="spellStart"/>
        <w:r w:rsidRPr="00AD2032">
          <w:rPr>
            <w:strike/>
            <w:highlight w:val="green"/>
          </w:rPr>
          <w:t>Sexe</w:t>
        </w:r>
        <w:proofErr w:type="spellEnd"/>
        <w:r w:rsidRPr="00AD2032">
          <w:rPr>
            <w:strike/>
            <w:highlight w:val="green"/>
          </w:rPr>
          <w:t>",</w:t>
        </w:r>
      </w:ins>
    </w:p>
    <w:p w14:paraId="59907F58" w14:textId="4E51DDB4" w:rsidR="00B40EE6" w:rsidRPr="00AD2032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48" w:author="BERTHET-VALDOIS Julie" w:date="2023-06-14T15:45:00Z"/>
          <w:strike/>
          <w:highlight w:val="green"/>
          <w:lang w:val="fr-FR"/>
        </w:rPr>
      </w:pPr>
      <w:ins w:id="49" w:author="BERTHET-VALDOIS Julie" w:date="2023-06-14T15:45:00Z">
        <w:r w:rsidRPr="00AD2032">
          <w:rPr>
            <w:strike/>
            <w:highlight w:val="green"/>
            <w:lang w:val="fr-FR"/>
          </w:rPr>
          <w:t>"Age",</w:t>
        </w:r>
      </w:ins>
    </w:p>
    <w:p w14:paraId="1772294A" w14:textId="77777777" w:rsidR="00B40EE6" w:rsidRPr="00AD2032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50" w:author="BERTHET-VALDOIS Julie" w:date="2023-06-14T15:45:00Z"/>
          <w:strike/>
          <w:highlight w:val="green"/>
          <w:lang w:val="fr-FR"/>
        </w:rPr>
      </w:pPr>
      <w:ins w:id="51" w:author="BERTHET-VALDOIS Julie" w:date="2023-06-14T15:45:00Z">
        <w:r w:rsidRPr="00AD2032">
          <w:rPr>
            <w:strike/>
            <w:highlight w:val="green"/>
            <w:lang w:val="fr-FR"/>
          </w:rPr>
          <w:t>"Durée de l’absence du pays d’origine   Mettre 0 si moins d'un an",</w:t>
        </w:r>
      </w:ins>
    </w:p>
    <w:p w14:paraId="7CFC71A1" w14:textId="60AB0264" w:rsidR="005E7719" w:rsidRPr="00AD2032" w:rsidRDefault="005E7719" w:rsidP="005E7719">
      <w:pPr>
        <w:pStyle w:val="ListParagraph"/>
        <w:numPr>
          <w:ilvl w:val="0"/>
          <w:numId w:val="6"/>
        </w:numPr>
        <w:spacing w:line="360" w:lineRule="auto"/>
        <w:jc w:val="both"/>
        <w:rPr>
          <w:ins w:id="52" w:author="BERTHET-VALDOIS Julie" w:date="2023-06-14T15:46:00Z"/>
          <w:strike/>
          <w:highlight w:val="green"/>
          <w:lang w:val="fr-FR"/>
        </w:rPr>
      </w:pPr>
      <w:ins w:id="53" w:author="BERTHET-VALDOIS Julie" w:date="2023-06-14T15:46:00Z">
        <w:r w:rsidRPr="00AD2032">
          <w:rPr>
            <w:strike/>
            <w:highlight w:val="green"/>
            <w:lang w:val="fr-FR"/>
          </w:rPr>
          <w:t>"Pays de retour :",</w:t>
        </w:r>
      </w:ins>
    </w:p>
    <w:p w14:paraId="7740C1EF" w14:textId="75EE9746" w:rsidR="00BD0D3E" w:rsidRPr="00AD2032" w:rsidDel="00F86BB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54" w:author="BERTHET-VALDOIS Julie" w:date="2023-06-14T15:56:00Z"/>
          <w:strike/>
        </w:rPr>
      </w:pPr>
      <w:commentRangeStart w:id="55"/>
      <w:del w:id="56" w:author="BERTHET-VALDOIS Julie" w:date="2023-06-14T15:56:00Z">
        <w:r w:rsidRPr="00AD2032" w:rsidDel="00F86BBE">
          <w:rPr>
            <w:strike/>
          </w:rPr>
          <w:delText>date</w:delText>
        </w:r>
      </w:del>
      <w:commentRangeEnd w:id="55"/>
      <w:r w:rsidR="00F86BBE" w:rsidRPr="00AD2032">
        <w:rPr>
          <w:rStyle w:val="CommentReference"/>
          <w:strike/>
        </w:rPr>
        <w:commentReference w:id="55"/>
      </w:r>
      <w:del w:id="57" w:author="BERTHET-VALDOIS Julie" w:date="2023-06-14T15:56:00Z">
        <w:r w:rsidRPr="00AD2032" w:rsidDel="00F86BBE">
          <w:rPr>
            <w:strike/>
          </w:rPr>
          <w:delText xml:space="preserve"> de retour</w:delText>
        </w:r>
      </w:del>
    </w:p>
    <w:p w14:paraId="76E03C55" w14:textId="79EB9172" w:rsidR="00BD0D3E" w:rsidRPr="00AD2032" w:rsidRDefault="00BD0D3E" w:rsidP="00F86BBE">
      <w:pPr>
        <w:pStyle w:val="ListParagraph"/>
        <w:numPr>
          <w:ilvl w:val="0"/>
          <w:numId w:val="6"/>
        </w:numPr>
        <w:spacing w:line="360" w:lineRule="auto"/>
        <w:jc w:val="both"/>
        <w:rPr>
          <w:strike/>
          <w:highlight w:val="green"/>
          <w:lang w:val="fr-FR"/>
        </w:rPr>
      </w:pPr>
      <w:r w:rsidRPr="00AD2032">
        <w:rPr>
          <w:strike/>
          <w:lang w:val="fr-FR"/>
        </w:rPr>
        <w:t>pays d’origine</w:t>
      </w:r>
      <w:ins w:id="58" w:author="BERTHET-VALDOIS Julie" w:date="2023-06-14T15:45:00Z">
        <w:r w:rsidR="00AE7FBD" w:rsidRPr="00AD2032">
          <w:rPr>
            <w:strike/>
            <w:lang w:val="fr-FR"/>
          </w:rPr>
          <w:t xml:space="preserve"> =&gt;"</w:t>
        </w:r>
        <w:r w:rsidR="00AE7FBD" w:rsidRPr="00AD2032">
          <w:rPr>
            <w:strike/>
            <w:highlight w:val="green"/>
            <w:lang w:val="fr-FR"/>
          </w:rPr>
          <w:t>Mission OIM" dans la base</w:t>
        </w:r>
      </w:ins>
      <w:ins w:id="59" w:author="BERTHET-VALDOIS Julie" w:date="2023-06-14T15:50:00Z">
        <w:r w:rsidR="00E628CD" w:rsidRPr="00AD2032">
          <w:rPr>
            <w:strike/>
            <w:highlight w:val="green"/>
            <w:lang w:val="fr-FR"/>
          </w:rPr>
          <w:t xml:space="preserve"> </w:t>
        </w:r>
        <w:proofErr w:type="spellStart"/>
        <w:r w:rsidR="00E628CD" w:rsidRPr="00AD2032">
          <w:rPr>
            <w:strike/>
            <w:highlight w:val="green"/>
            <w:lang w:val="fr-FR"/>
          </w:rPr>
          <w:t>kobo</w:t>
        </w:r>
      </w:ins>
      <w:proofErr w:type="spellEnd"/>
    </w:p>
    <w:p w14:paraId="487BC8CF" w14:textId="2AF6BCFB" w:rsidR="00FE15DC" w:rsidRPr="006A4889" w:rsidRDefault="00C61117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60" w:author="BERTHET-VALDOIS Julie" w:date="2023-06-14T15:46:00Z"/>
          <w:strike/>
          <w:highlight w:val="yellow"/>
          <w:lang w:val="fr-FR"/>
        </w:rPr>
      </w:pPr>
      <w:r w:rsidRPr="006A4889">
        <w:rPr>
          <w:strike/>
          <w:highlight w:val="yellow"/>
          <w:lang w:val="fr-FR"/>
        </w:rPr>
        <w:t xml:space="preserve">vulnérabilités </w:t>
      </w:r>
      <w:proofErr w:type="gramStart"/>
      <w:r w:rsidRPr="006A4889">
        <w:rPr>
          <w:strike/>
          <w:highlight w:val="yellow"/>
          <w:lang w:val="fr-FR"/>
        </w:rPr>
        <w:t>( 3</w:t>
      </w:r>
      <w:proofErr w:type="gramEnd"/>
      <w:r w:rsidRPr="006A4889">
        <w:rPr>
          <w:strike/>
          <w:highlight w:val="yellow"/>
          <w:lang w:val="fr-FR"/>
        </w:rPr>
        <w:t xml:space="preserve"> variables distinctes: </w:t>
      </w:r>
      <w:proofErr w:type="spellStart"/>
      <w:r w:rsidRPr="006A4889">
        <w:rPr>
          <w:strike/>
          <w:highlight w:val="yellow"/>
          <w:lang w:val="fr-FR"/>
        </w:rPr>
        <w:t>VoTs</w:t>
      </w:r>
      <w:proofErr w:type="spellEnd"/>
      <w:r w:rsidRPr="006A4889">
        <w:rPr>
          <w:strike/>
          <w:highlight w:val="yellow"/>
          <w:lang w:val="fr-FR"/>
        </w:rPr>
        <w:t xml:space="preserve">, </w:t>
      </w:r>
      <w:proofErr w:type="spellStart"/>
      <w:r w:rsidRPr="006A4889">
        <w:rPr>
          <w:strike/>
          <w:highlight w:val="yellow"/>
          <w:lang w:val="fr-FR"/>
        </w:rPr>
        <w:t>UMINIR</w:t>
      </w:r>
      <w:proofErr w:type="spellEnd"/>
      <w:r w:rsidRPr="006A4889">
        <w:rPr>
          <w:strike/>
          <w:highlight w:val="yellow"/>
          <w:lang w:val="fr-FR"/>
        </w:rPr>
        <w:t xml:space="preserve">, </w:t>
      </w:r>
      <w:proofErr w:type="spellStart"/>
      <w:r w:rsidRPr="006A4889">
        <w:rPr>
          <w:strike/>
          <w:highlight w:val="yellow"/>
          <w:lang w:val="fr-FR"/>
        </w:rPr>
        <w:t>Healthcondition</w:t>
      </w:r>
      <w:proofErr w:type="spellEnd"/>
      <w:r w:rsidRPr="006A4889">
        <w:rPr>
          <w:strike/>
          <w:highlight w:val="yellow"/>
          <w:lang w:val="fr-FR"/>
        </w:rPr>
        <w:t>)</w:t>
      </w:r>
    </w:p>
    <w:p w14:paraId="24D7F560" w14:textId="4DB3CECD" w:rsidR="00BD0D3E" w:rsidRPr="006A4889" w:rsidDel="00297FF3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61" w:author="BERTHET-VALDOIS Julie" w:date="2023-06-14T16:16:00Z"/>
          <w:strike/>
          <w:highlight w:val="red"/>
        </w:rPr>
      </w:pPr>
      <w:del w:id="62" w:author="BERTHET-VALDOIS Julie" w:date="2023-06-14T16:16:00Z">
        <w:r w:rsidRPr="006A4889" w:rsidDel="00297FF3">
          <w:rPr>
            <w:strike/>
            <w:highlight w:val="red"/>
          </w:rPr>
          <w:delText xml:space="preserve">type </w:delText>
        </w:r>
        <w:commentRangeStart w:id="63"/>
        <w:r w:rsidRPr="006A4889" w:rsidDel="00297FF3">
          <w:rPr>
            <w:strike/>
            <w:highlight w:val="red"/>
          </w:rPr>
          <w:delText>d’activite</w:delText>
        </w:r>
      </w:del>
      <w:commentRangeEnd w:id="63"/>
      <w:r w:rsidR="00297FF3" w:rsidRPr="006A4889">
        <w:rPr>
          <w:rStyle w:val="CommentReference"/>
          <w:strike/>
        </w:rPr>
        <w:commentReference w:id="63"/>
      </w:r>
    </w:p>
    <w:p w14:paraId="1377BC61" w14:textId="66A7820A" w:rsidR="00BD0D3E" w:rsidRPr="006A4889" w:rsidDel="00297FF3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64" w:author="BERTHET-VALDOIS Julie" w:date="2023-06-14T16:16:00Z"/>
          <w:strike/>
          <w:highlight w:val="red"/>
        </w:rPr>
      </w:pPr>
      <w:commentRangeStart w:id="65"/>
      <w:del w:id="66" w:author="BERTHET-VALDOIS Julie" w:date="2023-06-14T16:16:00Z">
        <w:r w:rsidRPr="006A4889" w:rsidDel="00297FF3">
          <w:rPr>
            <w:strike/>
            <w:highlight w:val="red"/>
          </w:rPr>
          <w:delText>niveau d’education</w:delText>
        </w:r>
      </w:del>
      <w:commentRangeEnd w:id="65"/>
      <w:r w:rsidR="002A0BF9" w:rsidRPr="006A4889">
        <w:rPr>
          <w:rStyle w:val="CommentReference"/>
          <w:strike/>
        </w:rPr>
        <w:commentReference w:id="65"/>
      </w:r>
    </w:p>
    <w:p w14:paraId="5DF9583A" w14:textId="7C2C7DF7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67" w:author="BERTHET-VALDOIS Julie" w:date="2023-06-14T15:49:00Z"/>
          <w:strike/>
        </w:rPr>
      </w:pPr>
      <w:del w:id="68" w:author="BERTHET-VALDOIS Julie" w:date="2023-06-14T16:11:00Z">
        <w:r w:rsidRPr="006A4889" w:rsidDel="000E3C6E">
          <w:rPr>
            <w:strike/>
          </w:rPr>
          <w:delText xml:space="preserve">formation </w:delText>
        </w:r>
        <w:commentRangeStart w:id="69"/>
        <w:r w:rsidRPr="006A4889" w:rsidDel="000E3C6E">
          <w:rPr>
            <w:strike/>
          </w:rPr>
          <w:delText>reçue</w:delText>
        </w:r>
      </w:del>
      <w:commentRangeEnd w:id="69"/>
      <w:r w:rsidR="000E3C6E" w:rsidRPr="006A4889">
        <w:rPr>
          <w:rStyle w:val="CommentReference"/>
          <w:strike/>
        </w:rPr>
        <w:commentReference w:id="69"/>
      </w:r>
    </w:p>
    <w:p w14:paraId="6D7A9D8F" w14:textId="41500762" w:rsidR="00BD0D3E" w:rsidRPr="006A4889" w:rsidRDefault="000F72C4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ins w:id="70" w:author="BERTHET-VALDOIS Julie" w:date="2023-06-14T16:01:00Z">
        <w:r w:rsidRPr="006A4889">
          <w:rPr>
            <w:strike/>
            <w:highlight w:val="yellow"/>
          </w:rPr>
          <w:t>micro</w:t>
        </w:r>
      </w:ins>
      <w:r w:rsidR="00BD0D3E" w:rsidRPr="006A4889">
        <w:rPr>
          <w:strike/>
          <w:highlight w:val="yellow"/>
        </w:rPr>
        <w:t>business level</w:t>
      </w:r>
    </w:p>
    <w:p w14:paraId="784B6D3E" w14:textId="77777777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 xml:space="preserve">microbusiness delivered by IOM or </w:t>
      </w:r>
      <w:proofErr w:type="gramStart"/>
      <w:r w:rsidRPr="006A4889">
        <w:rPr>
          <w:strike/>
          <w:highlight w:val="yellow"/>
        </w:rPr>
        <w:t>referral</w:t>
      </w:r>
      <w:proofErr w:type="gramEnd"/>
    </w:p>
    <w:p w14:paraId="6F8A4FF0" w14:textId="057607A8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 xml:space="preserve">microbusiness assistance received in cash versus reception in-kind or </w:t>
      </w:r>
      <w:proofErr w:type="spellStart"/>
      <w:r w:rsidRPr="006A4889">
        <w:rPr>
          <w:strike/>
          <w:highlight w:val="yellow"/>
        </w:rPr>
        <w:t>mixte</w:t>
      </w:r>
      <w:proofErr w:type="spellEnd"/>
      <w:r w:rsidR="00E105B5" w:rsidRPr="006A4889">
        <w:rPr>
          <w:strike/>
          <w:highlight w:val="yellow"/>
        </w:rPr>
        <w:t xml:space="preserve"> </w:t>
      </w:r>
      <w:ins w:id="71" w:author="BERTHET-VALDOIS Julie" w:date="2023-06-14T16:07:00Z">
        <w:r w:rsidR="00E105B5" w:rsidRPr="006A4889">
          <w:rPr>
            <w:strike/>
            <w:highlight w:val="yellow"/>
          </w:rPr>
          <w:t>(</w:t>
        </w:r>
        <w:proofErr w:type="spellStart"/>
        <w:r w:rsidR="00E105B5" w:rsidRPr="006A4889">
          <w:rPr>
            <w:strike/>
            <w:highlight w:val="yellow"/>
          </w:rPr>
          <w:t>MicrobusinessFormOfAssistance</w:t>
        </w:r>
        <w:proofErr w:type="spellEnd"/>
        <w:r w:rsidR="00E105B5" w:rsidRPr="006A4889">
          <w:rPr>
            <w:strike/>
            <w:highlight w:val="yellow"/>
          </w:rPr>
          <w:t>)</w:t>
        </w:r>
      </w:ins>
    </w:p>
    <w:p w14:paraId="7C921560" w14:textId="7A99C334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72" w:author="BERTHET-VALDOIS Julie" w:date="2023-06-14T15:47:00Z"/>
          <w:strike/>
          <w:highlight w:val="yellow"/>
          <w:lang w:val="fr-FR"/>
        </w:rPr>
      </w:pPr>
      <w:proofErr w:type="spellStart"/>
      <w:r w:rsidRPr="006A4889">
        <w:rPr>
          <w:strike/>
          <w:highlight w:val="yellow"/>
          <w:lang w:val="fr-FR"/>
        </w:rPr>
        <w:t>de</w:t>
      </w:r>
      <w:ins w:id="73" w:author="BERTHET-VALDOIS Julie" w:date="2023-06-14T15:47:00Z">
        <w:r w:rsidR="00A957E0" w:rsidRPr="006A4889">
          <w:rPr>
            <w:strike/>
            <w:highlight w:val="yellow"/>
            <w:lang w:val="fr-FR"/>
          </w:rPr>
          <w:t>lai</w:t>
        </w:r>
        <w:proofErr w:type="spellEnd"/>
        <w:r w:rsidR="00A957E0" w:rsidRPr="006A4889">
          <w:rPr>
            <w:strike/>
            <w:highlight w:val="yellow"/>
            <w:lang w:val="fr-FR"/>
          </w:rPr>
          <w:t xml:space="preserve"> entre retour</w:t>
        </w:r>
      </w:ins>
      <w:ins w:id="74" w:author="BERTHET-VALDOIS Julie" w:date="2023-06-14T16:03:00Z">
        <w:r w:rsidR="001038E2" w:rsidRPr="006A4889">
          <w:rPr>
            <w:strike/>
            <w:highlight w:val="yellow"/>
            <w:lang w:val="fr-FR"/>
          </w:rPr>
          <w:t xml:space="preserve"> (</w:t>
        </w:r>
        <w:proofErr w:type="spellStart"/>
        <w:r w:rsidR="001038E2" w:rsidRPr="006A4889">
          <w:rPr>
            <w:strike/>
            <w:highlight w:val="yellow"/>
            <w:lang w:val="fr-FR"/>
          </w:rPr>
          <w:t>arrival</w:t>
        </w:r>
        <w:proofErr w:type="spellEnd"/>
        <w:r w:rsidR="001038E2" w:rsidRPr="006A4889">
          <w:rPr>
            <w:strike/>
            <w:highlight w:val="yellow"/>
            <w:lang w:val="fr-FR"/>
          </w:rPr>
          <w:t xml:space="preserve"> date)</w:t>
        </w:r>
      </w:ins>
      <w:r w:rsidR="00F86BBE" w:rsidRPr="006A4889">
        <w:rPr>
          <w:strike/>
          <w:highlight w:val="yellow"/>
          <w:lang w:val="fr-FR"/>
        </w:rPr>
        <w:t xml:space="preserve"> </w:t>
      </w:r>
      <w:ins w:id="75" w:author="BERTHET-VALDOIS Julie" w:date="2023-06-14T15:47:00Z">
        <w:r w:rsidR="00A957E0" w:rsidRPr="006A4889">
          <w:rPr>
            <w:strike/>
            <w:highlight w:val="yellow"/>
            <w:lang w:val="fr-FR"/>
          </w:rPr>
          <w:t>et</w:t>
        </w:r>
      </w:ins>
      <w:r w:rsidRPr="006A4889">
        <w:rPr>
          <w:strike/>
          <w:highlight w:val="yellow"/>
          <w:lang w:val="fr-FR"/>
        </w:rPr>
        <w:t xml:space="preserve"> </w:t>
      </w:r>
      <w:proofErr w:type="spellStart"/>
      <w:r w:rsidRPr="006A4889">
        <w:rPr>
          <w:strike/>
          <w:highlight w:val="yellow"/>
          <w:lang w:val="fr-FR"/>
        </w:rPr>
        <w:t>reception</w:t>
      </w:r>
      <w:proofErr w:type="spellEnd"/>
      <w:r w:rsidRPr="006A4889">
        <w:rPr>
          <w:strike/>
          <w:highlight w:val="yellow"/>
          <w:lang w:val="fr-FR"/>
        </w:rPr>
        <w:t xml:space="preserve"> assistance </w:t>
      </w:r>
      <w:proofErr w:type="spellStart"/>
      <w:r w:rsidRPr="006A4889">
        <w:rPr>
          <w:strike/>
          <w:highlight w:val="yellow"/>
          <w:lang w:val="fr-FR"/>
        </w:rPr>
        <w:t>microbusiness</w:t>
      </w:r>
      <w:proofErr w:type="spellEnd"/>
      <w:r w:rsidR="000F72C4" w:rsidRPr="006A4889">
        <w:rPr>
          <w:strike/>
          <w:highlight w:val="yellow"/>
          <w:lang w:val="fr-FR"/>
        </w:rPr>
        <w:t xml:space="preserve"> (</w:t>
      </w:r>
      <w:proofErr w:type="spellStart"/>
      <w:ins w:id="76" w:author="BERTHET-VALDOIS Julie" w:date="2023-06-14T16:02:00Z">
        <w:r w:rsidR="00093EBB" w:rsidRPr="006A4889">
          <w:rPr>
            <w:strike/>
            <w:highlight w:val="yellow"/>
            <w:lang w:val="fr-FR"/>
          </w:rPr>
          <w:t>MicrobusinessEndDate</w:t>
        </w:r>
      </w:ins>
      <w:proofErr w:type="spellEnd"/>
      <w:r w:rsidR="000F72C4" w:rsidRPr="006A4889">
        <w:rPr>
          <w:strike/>
          <w:highlight w:val="yellow"/>
          <w:lang w:val="fr-FR"/>
        </w:rPr>
        <w:t>)</w:t>
      </w:r>
    </w:p>
    <w:p w14:paraId="69BA3007" w14:textId="536CAFA7" w:rsidR="00A957E0" w:rsidRPr="00CC7024" w:rsidRDefault="00A957E0" w:rsidP="00A957E0">
      <w:pPr>
        <w:pStyle w:val="ListBullet"/>
        <w:numPr>
          <w:ilvl w:val="0"/>
          <w:numId w:val="6"/>
        </w:numPr>
        <w:spacing w:line="360" w:lineRule="auto"/>
        <w:jc w:val="both"/>
        <w:rPr>
          <w:ins w:id="77" w:author="BERTHET-VALDOIS Julie" w:date="2023-06-14T15:47:00Z"/>
          <w:strike/>
          <w:lang w:val="fr-FR"/>
        </w:rPr>
      </w:pPr>
      <w:proofErr w:type="spellStart"/>
      <w:ins w:id="78" w:author="BERTHET-VALDOIS Julie" w:date="2023-06-14T15:47:00Z">
        <w:r w:rsidRPr="00CC7024">
          <w:rPr>
            <w:strike/>
            <w:highlight w:val="yellow"/>
            <w:lang w:val="fr-FR"/>
          </w:rPr>
          <w:t>delai</w:t>
        </w:r>
        <w:proofErr w:type="spellEnd"/>
        <w:r w:rsidRPr="00CC7024">
          <w:rPr>
            <w:strike/>
            <w:highlight w:val="yellow"/>
            <w:lang w:val="fr-FR"/>
          </w:rPr>
          <w:t xml:space="preserve"> entre </w:t>
        </w:r>
        <w:proofErr w:type="spellStart"/>
        <w:r w:rsidRPr="00CC7024">
          <w:rPr>
            <w:strike/>
            <w:highlight w:val="yellow"/>
            <w:lang w:val="fr-FR"/>
          </w:rPr>
          <w:t>reception</w:t>
        </w:r>
        <w:proofErr w:type="spellEnd"/>
        <w:r w:rsidRPr="00CC7024">
          <w:rPr>
            <w:strike/>
            <w:highlight w:val="yellow"/>
            <w:lang w:val="fr-FR"/>
          </w:rPr>
          <w:t xml:space="preserve"> assistance </w:t>
        </w:r>
        <w:proofErr w:type="spellStart"/>
        <w:proofErr w:type="gramStart"/>
        <w:r w:rsidRPr="00CC7024">
          <w:rPr>
            <w:strike/>
            <w:highlight w:val="yellow"/>
            <w:lang w:val="fr-FR"/>
          </w:rPr>
          <w:t>microbusiness</w:t>
        </w:r>
      </w:ins>
      <w:proofErr w:type="spellEnd"/>
      <w:ins w:id="79" w:author="BERTHET-VALDOIS Julie" w:date="2023-06-14T16:02:00Z">
        <w:r w:rsidR="00093EBB" w:rsidRPr="00CC7024">
          <w:rPr>
            <w:strike/>
            <w:highlight w:val="yellow"/>
            <w:lang w:val="fr-FR"/>
          </w:rPr>
          <w:t>(</w:t>
        </w:r>
        <w:proofErr w:type="spellStart"/>
        <w:proofErr w:type="gramEnd"/>
        <w:r w:rsidR="00093EBB" w:rsidRPr="00CC7024">
          <w:rPr>
            <w:strike/>
            <w:highlight w:val="yellow"/>
            <w:lang w:val="fr-FR"/>
          </w:rPr>
          <w:t>MicrobusinessEndDate</w:t>
        </w:r>
        <w:proofErr w:type="spellEnd"/>
        <w:r w:rsidR="00093EBB" w:rsidRPr="00CC7024">
          <w:rPr>
            <w:strike/>
            <w:highlight w:val="yellow"/>
            <w:lang w:val="fr-FR"/>
          </w:rPr>
          <w:t>)</w:t>
        </w:r>
      </w:ins>
      <w:ins w:id="80" w:author="BERTHET-VALDOIS Julie" w:date="2023-06-14T15:47:00Z">
        <w:r w:rsidRPr="00CC7024">
          <w:rPr>
            <w:strike/>
            <w:lang w:val="fr-FR"/>
          </w:rPr>
          <w:t xml:space="preserve"> </w:t>
        </w:r>
        <w:r w:rsidRPr="00CC7024">
          <w:rPr>
            <w:strike/>
            <w:highlight w:val="green"/>
            <w:lang w:val="fr-FR"/>
          </w:rPr>
          <w:t xml:space="preserve">et </w:t>
        </w:r>
      </w:ins>
      <w:ins w:id="81" w:author="BERTHET-VALDOIS Julie" w:date="2023-06-14T15:59:00Z">
        <w:r w:rsidR="000D0058" w:rsidRPr="00CC7024">
          <w:rPr>
            <w:strike/>
            <w:highlight w:val="green"/>
            <w:lang w:val="fr-FR"/>
          </w:rPr>
          <w:t>enquête</w:t>
        </w:r>
        <w:r w:rsidR="000D0058" w:rsidRPr="00CC7024">
          <w:rPr>
            <w:strike/>
            <w:lang w:val="fr-FR"/>
          </w:rPr>
          <w:t xml:space="preserve"> </w:t>
        </w:r>
        <w:proofErr w:type="spellStart"/>
        <w:r w:rsidR="000D0058" w:rsidRPr="00CC7024">
          <w:rPr>
            <w:strike/>
            <w:highlight w:val="green"/>
            <w:lang w:val="fr-FR"/>
          </w:rPr>
          <w:t>kobo</w:t>
        </w:r>
      </w:ins>
      <w:proofErr w:type="spellEnd"/>
    </w:p>
    <w:p w14:paraId="6AC6DA86" w14:textId="77777777" w:rsidR="00A957E0" w:rsidRPr="00F86BBE" w:rsidRDefault="00A957E0" w:rsidP="00093EBB">
      <w:pPr>
        <w:pStyle w:val="ListBullet"/>
        <w:numPr>
          <w:ilvl w:val="0"/>
          <w:numId w:val="0"/>
        </w:numPr>
        <w:spacing w:line="360" w:lineRule="auto"/>
        <w:ind w:left="360"/>
        <w:jc w:val="both"/>
        <w:rPr>
          <w:lang w:val="fr-FR"/>
        </w:rPr>
      </w:pPr>
    </w:p>
    <w:p w14:paraId="0360DF95" w14:textId="77777777" w:rsidR="009C7C81" w:rsidRPr="00F86BBE" w:rsidRDefault="009C7C81" w:rsidP="006849F4">
      <w:pPr>
        <w:spacing w:line="360" w:lineRule="auto"/>
        <w:jc w:val="both"/>
        <w:rPr>
          <w:lang w:val="fr-FR"/>
        </w:rPr>
      </w:pPr>
    </w:p>
    <w:p w14:paraId="1F7ACF92" w14:textId="12167C78" w:rsidR="00BD0D3E" w:rsidRPr="00BD0D3E" w:rsidRDefault="00BD0D3E" w:rsidP="006849F4">
      <w:pPr>
        <w:spacing w:line="360" w:lineRule="auto"/>
        <w:jc w:val="both"/>
        <w:rPr>
          <w:u w:val="single"/>
        </w:rPr>
      </w:pPr>
      <w:r>
        <w:t xml:space="preserve">Model 7: </w:t>
      </w:r>
      <w:r w:rsidRPr="00BD0D3E">
        <w:rPr>
          <w:u w:val="single"/>
        </w:rPr>
        <w:t>Determinants of sustainable reintegration (</w:t>
      </w:r>
      <w:r>
        <w:rPr>
          <w:u w:val="single"/>
        </w:rPr>
        <w:t>Economic Reintegration Score</w:t>
      </w:r>
      <w:r w:rsidRPr="00BD0D3E">
        <w:rPr>
          <w:u w:val="single"/>
        </w:rPr>
        <w:t>)</w:t>
      </w:r>
    </w:p>
    <w:p w14:paraId="27F6B765" w14:textId="4579D2D4" w:rsidR="00FF78CE" w:rsidRDefault="00FF78CE" w:rsidP="006849F4">
      <w:pPr>
        <w:spacing w:line="360" w:lineRule="auto"/>
        <w:jc w:val="both"/>
      </w:pPr>
    </w:p>
    <w:p w14:paraId="26515E73" w14:textId="1ED1277A" w:rsidR="00FF78CE" w:rsidRDefault="00BD0D3E" w:rsidP="006849F4">
      <w:pPr>
        <w:spacing w:line="360" w:lineRule="auto"/>
        <w:jc w:val="both"/>
      </w:pPr>
      <w:r>
        <w:t>Dependent variable:</w:t>
      </w:r>
    </w:p>
    <w:p w14:paraId="4471D781" w14:textId="3CB80DA4" w:rsidR="00BD0D3E" w:rsidRPr="00E559E3" w:rsidRDefault="00BD0D3E" w:rsidP="006849F4">
      <w:pPr>
        <w:pStyle w:val="ListParagraph"/>
        <w:numPr>
          <w:ilvl w:val="0"/>
          <w:numId w:val="9"/>
        </w:numPr>
        <w:spacing w:line="360" w:lineRule="auto"/>
        <w:jc w:val="both"/>
        <w:rPr>
          <w:highlight w:val="green"/>
        </w:rPr>
      </w:pPr>
      <w:r w:rsidRPr="00E559E3">
        <w:rPr>
          <w:highlight w:val="green"/>
        </w:rPr>
        <w:lastRenderedPageBreak/>
        <w:t>Economic Reintegration Score</w:t>
      </w:r>
    </w:p>
    <w:p w14:paraId="31AAA56C" w14:textId="77777777" w:rsidR="00FF78CE" w:rsidRDefault="00FF78CE" w:rsidP="006849F4">
      <w:pPr>
        <w:spacing w:line="360" w:lineRule="auto"/>
        <w:jc w:val="both"/>
      </w:pPr>
    </w:p>
    <w:p w14:paraId="3846DD28" w14:textId="77777777" w:rsidR="00BD0D3E" w:rsidRDefault="00BD0D3E" w:rsidP="006849F4">
      <w:pPr>
        <w:spacing w:line="360" w:lineRule="auto"/>
        <w:jc w:val="both"/>
      </w:pPr>
      <w:r>
        <w:t>Predictor/control variables:</w:t>
      </w:r>
    </w:p>
    <w:p w14:paraId="54319569" w14:textId="57CD5B30" w:rsidR="00BD0D3E" w:rsidRDefault="00BD0D3E" w:rsidP="006849F4">
      <w:pPr>
        <w:pStyle w:val="ListParagraph"/>
        <w:numPr>
          <w:ilvl w:val="0"/>
          <w:numId w:val="9"/>
        </w:numPr>
        <w:spacing w:line="360" w:lineRule="auto"/>
        <w:jc w:val="both"/>
      </w:pPr>
      <w:r>
        <w:t>Same as Model 6</w:t>
      </w:r>
    </w:p>
    <w:p w14:paraId="3920BEDC" w14:textId="77777777" w:rsidR="00BD0D3E" w:rsidRDefault="00BD0D3E" w:rsidP="006849F4">
      <w:pPr>
        <w:spacing w:line="360" w:lineRule="auto"/>
        <w:jc w:val="both"/>
      </w:pPr>
    </w:p>
    <w:p w14:paraId="598ABEE7" w14:textId="77777777" w:rsidR="00FF78CE" w:rsidRDefault="00FF78CE" w:rsidP="006849F4">
      <w:pPr>
        <w:spacing w:line="360" w:lineRule="auto"/>
      </w:pPr>
    </w:p>
    <w:p w14:paraId="04D45253" w14:textId="77777777" w:rsidR="00FF78CE" w:rsidRDefault="00FF78CE"/>
    <w:p w14:paraId="695AB847" w14:textId="77777777" w:rsidR="00FF78CE" w:rsidRDefault="00FF78CE"/>
    <w:p w14:paraId="6B0E6559" w14:textId="77777777" w:rsidR="00FF78CE" w:rsidRDefault="00FF78CE"/>
    <w:p w14:paraId="61E85778" w14:textId="77777777" w:rsidR="00FF78CE" w:rsidRDefault="00FF78CE"/>
    <w:p w14:paraId="69CE85E0" w14:textId="77777777" w:rsidR="002641DB" w:rsidRDefault="002641DB"/>
    <w:p w14:paraId="5B4C0AD9" w14:textId="77777777" w:rsidR="002641DB" w:rsidRDefault="002641DB"/>
    <w:p w14:paraId="01C4F477" w14:textId="77777777" w:rsidR="002641DB" w:rsidRDefault="002641DB"/>
    <w:p w14:paraId="572B16ED" w14:textId="77777777" w:rsidR="002641DB" w:rsidRDefault="002641DB"/>
    <w:p w14:paraId="530D5E95" w14:textId="77777777" w:rsidR="002641DB" w:rsidRDefault="002641DB"/>
    <w:p w14:paraId="68D93CBE" w14:textId="77777777" w:rsidR="002641DB" w:rsidRDefault="002641DB"/>
    <w:p w14:paraId="158EBB0F" w14:textId="77777777" w:rsidR="002641DB" w:rsidRDefault="002641DB"/>
    <w:p w14:paraId="7D6467D4" w14:textId="77777777" w:rsidR="002641DB" w:rsidRDefault="002641DB"/>
    <w:p w14:paraId="0E53D0A0" w14:textId="77777777" w:rsidR="002641DB" w:rsidRDefault="002641DB"/>
    <w:p w14:paraId="0C0396BA" w14:textId="77777777" w:rsidR="006849F4" w:rsidRDefault="006849F4"/>
    <w:p w14:paraId="7FDEABFD" w14:textId="77777777" w:rsidR="006849F4" w:rsidRDefault="006849F4"/>
    <w:p w14:paraId="6B902D1C" w14:textId="77777777" w:rsidR="006849F4" w:rsidRDefault="006849F4"/>
    <w:p w14:paraId="3B74583F" w14:textId="77777777" w:rsidR="002641DB" w:rsidRDefault="002641DB"/>
    <w:p w14:paraId="7921F2AF" w14:textId="77777777" w:rsidR="002641DB" w:rsidRDefault="002641DB"/>
    <w:p w14:paraId="02C72B57" w14:textId="77777777" w:rsidR="002641DB" w:rsidRDefault="002641DB"/>
    <w:p w14:paraId="11E556D6" w14:textId="77777777" w:rsidR="002641DB" w:rsidRDefault="002641DB"/>
    <w:p w14:paraId="260B99B1" w14:textId="77777777" w:rsidR="002641DB" w:rsidRDefault="002641DB"/>
    <w:p w14:paraId="63E757D2" w14:textId="77777777" w:rsidR="002641DB" w:rsidRDefault="002641DB"/>
    <w:p w14:paraId="11AEFF25" w14:textId="77777777" w:rsidR="004A018C" w:rsidRDefault="004A018C"/>
    <w:p w14:paraId="09235A23" w14:textId="77777777" w:rsidR="004A018C" w:rsidRDefault="004A018C"/>
    <w:p w14:paraId="6AE656E1" w14:textId="77777777" w:rsidR="004A018C" w:rsidRDefault="004A018C"/>
    <w:p w14:paraId="65F1E954" w14:textId="77777777" w:rsidR="004A018C" w:rsidRDefault="004A018C"/>
    <w:p w14:paraId="428639E4" w14:textId="77777777" w:rsidR="004A018C" w:rsidRDefault="004A018C"/>
    <w:p w14:paraId="024DDA5C" w14:textId="77777777" w:rsidR="004A018C" w:rsidRDefault="004A018C"/>
    <w:p w14:paraId="6C0028B2" w14:textId="77777777" w:rsidR="004A018C" w:rsidRDefault="004A018C"/>
    <w:p w14:paraId="455D05C3" w14:textId="77777777" w:rsidR="004A018C" w:rsidRDefault="004A018C"/>
    <w:p w14:paraId="4A09ADEA" w14:textId="77777777" w:rsidR="004A018C" w:rsidRDefault="004A018C"/>
    <w:p w14:paraId="71A36F3D" w14:textId="77777777" w:rsidR="004A018C" w:rsidRDefault="004A018C"/>
    <w:p w14:paraId="6EFAD8E5" w14:textId="77777777" w:rsidR="004A018C" w:rsidRDefault="004A018C"/>
    <w:p w14:paraId="5D09164A" w14:textId="77777777" w:rsidR="004A018C" w:rsidRDefault="004A018C"/>
    <w:p w14:paraId="228E9C0C" w14:textId="77777777" w:rsidR="004A018C" w:rsidRDefault="004A018C"/>
    <w:p w14:paraId="7B5B1247" w14:textId="77777777" w:rsidR="004A018C" w:rsidRDefault="004A018C"/>
    <w:p w14:paraId="7ED72FFA" w14:textId="77777777" w:rsidR="004A018C" w:rsidRDefault="004A018C"/>
    <w:p w14:paraId="21BB8346" w14:textId="77777777" w:rsidR="004A018C" w:rsidRDefault="004A018C"/>
    <w:p w14:paraId="36D37305" w14:textId="77777777" w:rsidR="002641DB" w:rsidRDefault="002641DB"/>
    <w:p w14:paraId="5C6D6346" w14:textId="77777777" w:rsidR="00FF78CE" w:rsidRDefault="00FF78CE"/>
    <w:p w14:paraId="1F1E6912" w14:textId="77777777" w:rsidR="00FF78CE" w:rsidRDefault="00FF78CE"/>
    <w:p w14:paraId="748A8EF7" w14:textId="77777777" w:rsidR="00FF78CE" w:rsidRDefault="00FF78CE"/>
    <w:p w14:paraId="2325DD56" w14:textId="77777777" w:rsidR="00FF78CE" w:rsidRDefault="00FF78CE"/>
    <w:p w14:paraId="32B1FAF5" w14:textId="77777777" w:rsidR="00FF78CE" w:rsidRDefault="00FF78CE"/>
    <w:p w14:paraId="2AE5369A" w14:textId="507CE5B8" w:rsidR="006B56C7" w:rsidRDefault="006B56C7" w:rsidP="00FF78CE">
      <w:pPr>
        <w:pStyle w:val="Heading1"/>
      </w:pPr>
      <w:bookmarkStart w:id="82" w:name="_Toc137464544"/>
      <w:r>
        <w:lastRenderedPageBreak/>
        <w:t>Appendix 1</w:t>
      </w:r>
      <w:r w:rsidR="006327C3">
        <w:t>: Overall Frequencies</w:t>
      </w:r>
      <w:r w:rsidR="009C7C81">
        <w:t xml:space="preserve"> (RES)</w:t>
      </w:r>
      <w:bookmarkEnd w:id="82"/>
    </w:p>
    <w:p w14:paraId="4D4E78E6" w14:textId="77777777" w:rsidR="006327C3" w:rsidRDefault="006327C3"/>
    <w:p w14:paraId="5B06233E" w14:textId="77777777" w:rsidR="00AC3C32" w:rsidRDefault="00AC3C32" w:rsidP="00FF78CE">
      <w:pPr>
        <w:pStyle w:val="Heading2"/>
      </w:pPr>
      <w:bookmarkStart w:id="83" w:name="_Toc137136648"/>
      <w:bookmarkStart w:id="84" w:name="_Toc137464545"/>
      <w:r>
        <w:t>Meta Variables</w:t>
      </w:r>
      <w:bookmarkEnd w:id="83"/>
      <w:bookmarkEnd w:id="84"/>
    </w:p>
    <w:p w14:paraId="1582DC57" w14:textId="77777777" w:rsidR="00AC3C32" w:rsidRPr="00073637" w:rsidRDefault="00AC3C32" w:rsidP="00AC3C32"/>
    <w:p w14:paraId="584BAEC6" w14:textId="77777777" w:rsidR="00AC3C32" w:rsidRDefault="00AC3C32" w:rsidP="00AC3C32"/>
    <w:p w14:paraId="6A7CD278" w14:textId="77777777" w:rsidR="00AC3C32" w:rsidRDefault="00AC3C32" w:rsidP="00AC3C32">
      <w:r>
        <w:rPr>
          <w:noProof/>
        </w:rPr>
        <w:drawing>
          <wp:inline distT="0" distB="0" distL="0" distR="0" wp14:anchorId="272CFF60" wp14:editId="044DD514">
            <wp:extent cx="5937250" cy="1295400"/>
            <wp:effectExtent l="0" t="0" r="0" b="0"/>
            <wp:docPr id="998389420" name="Picture 3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89420" name="Picture 3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F0D" w14:textId="77777777" w:rsidR="00AC3C32" w:rsidRDefault="00AC3C32" w:rsidP="00AC3C32"/>
    <w:p w14:paraId="7EB6C06B" w14:textId="77777777" w:rsidR="00AC3C32" w:rsidRDefault="00AC3C32" w:rsidP="00AC3C32">
      <w:r>
        <w:rPr>
          <w:noProof/>
        </w:rPr>
        <w:drawing>
          <wp:inline distT="0" distB="0" distL="0" distR="0" wp14:anchorId="38F41384" wp14:editId="069D9216">
            <wp:extent cx="5937250" cy="1758950"/>
            <wp:effectExtent l="0" t="0" r="6350" b="0"/>
            <wp:docPr id="1685323714" name="Picture 3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23714" name="Picture 3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BBE3" w14:textId="77777777" w:rsidR="00AC3C32" w:rsidRDefault="00AC3C32" w:rsidP="00AC3C32"/>
    <w:p w14:paraId="6B34C668" w14:textId="77777777" w:rsidR="00AC3C32" w:rsidRDefault="00AC3C32" w:rsidP="00AC3C32"/>
    <w:p w14:paraId="62AC86E7" w14:textId="6D0AE4E4" w:rsidR="00AC3C32" w:rsidRDefault="009C6282" w:rsidP="00AC3C32">
      <w:r>
        <w:rPr>
          <w:noProof/>
        </w:rPr>
        <w:drawing>
          <wp:inline distT="0" distB="0" distL="0" distR="0" wp14:anchorId="67276946" wp14:editId="007A408C">
            <wp:extent cx="5937250" cy="2228850"/>
            <wp:effectExtent l="0" t="0" r="6350" b="0"/>
            <wp:docPr id="2138956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4754" w14:textId="77777777" w:rsidR="00AC3C32" w:rsidRDefault="00AC3C32" w:rsidP="00AC3C32"/>
    <w:p w14:paraId="5E7D1B35" w14:textId="43BEC7C7" w:rsidR="00AC3C32" w:rsidRDefault="009C6282" w:rsidP="00AC3C32">
      <w:r>
        <w:rPr>
          <w:noProof/>
        </w:rPr>
        <w:drawing>
          <wp:inline distT="0" distB="0" distL="0" distR="0" wp14:anchorId="34FDBD95" wp14:editId="56C0F689">
            <wp:extent cx="5937250" cy="1797050"/>
            <wp:effectExtent l="0" t="0" r="0" b="0"/>
            <wp:docPr id="1582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BB37" w14:textId="77777777" w:rsidR="00AC3C32" w:rsidRDefault="00AC3C32" w:rsidP="00AC3C32"/>
    <w:p w14:paraId="78E14620" w14:textId="77777777" w:rsidR="00AC3C32" w:rsidRDefault="00AC3C32" w:rsidP="00FF78CE">
      <w:pPr>
        <w:pStyle w:val="Heading2"/>
      </w:pPr>
      <w:bookmarkStart w:id="85" w:name="_Toc137136649"/>
      <w:bookmarkStart w:id="86" w:name="_Toc137464546"/>
      <w:r>
        <w:lastRenderedPageBreak/>
        <w:t>Dependent Variables</w:t>
      </w:r>
      <w:bookmarkEnd w:id="85"/>
      <w:bookmarkEnd w:id="86"/>
    </w:p>
    <w:p w14:paraId="754C2020" w14:textId="77777777" w:rsidR="00AC3C32" w:rsidRDefault="00AC3C32" w:rsidP="00AC3C32"/>
    <w:p w14:paraId="0479580D" w14:textId="77777777" w:rsidR="00AC3C32" w:rsidRDefault="00AC3C32" w:rsidP="00AC3C32"/>
    <w:p w14:paraId="3E3397E8" w14:textId="77777777" w:rsidR="00AC3C32" w:rsidRDefault="00AC3C32" w:rsidP="00AC3C32">
      <w:r>
        <w:rPr>
          <w:noProof/>
        </w:rPr>
        <w:drawing>
          <wp:inline distT="0" distB="0" distL="0" distR="0" wp14:anchorId="65FA1561" wp14:editId="46131DB4">
            <wp:extent cx="5937250" cy="3168650"/>
            <wp:effectExtent l="0" t="0" r="6350" b="0"/>
            <wp:docPr id="916930305" name="Picture 3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0305" name="Picture 3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6710" w14:textId="77777777" w:rsidR="00AC3C32" w:rsidRDefault="00AC3C32" w:rsidP="00AC3C32"/>
    <w:p w14:paraId="2019AB1A" w14:textId="77777777" w:rsidR="00AC3C32" w:rsidRDefault="00AC3C32" w:rsidP="00AC3C32">
      <w:r>
        <w:rPr>
          <w:noProof/>
        </w:rPr>
        <w:drawing>
          <wp:inline distT="0" distB="0" distL="0" distR="0" wp14:anchorId="666758B5" wp14:editId="25C2FB30">
            <wp:extent cx="5937250" cy="2698750"/>
            <wp:effectExtent l="0" t="0" r="6350" b="0"/>
            <wp:docPr id="1258821370" name="Picture 3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1370" name="Picture 3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D991" w14:textId="77777777" w:rsidR="00AC3C32" w:rsidRDefault="00AC3C32" w:rsidP="00AC3C32"/>
    <w:p w14:paraId="28385057" w14:textId="77777777" w:rsidR="00AC3C32" w:rsidRDefault="00AC3C32" w:rsidP="00AC3C32"/>
    <w:p w14:paraId="136EEA1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442B1556" wp14:editId="43DE6739">
            <wp:extent cx="5937250" cy="2698750"/>
            <wp:effectExtent l="0" t="0" r="6350" b="0"/>
            <wp:docPr id="597057110" name="Picture 3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7110" name="Picture 3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DE41" w14:textId="77777777" w:rsidR="00AC3C32" w:rsidRDefault="00AC3C32" w:rsidP="00AC3C32"/>
    <w:p w14:paraId="0559270D" w14:textId="77777777" w:rsidR="00AC3C32" w:rsidRDefault="00AC3C32" w:rsidP="00AC3C32">
      <w:r>
        <w:rPr>
          <w:noProof/>
        </w:rPr>
        <w:drawing>
          <wp:inline distT="0" distB="0" distL="0" distR="0" wp14:anchorId="462ACD86" wp14:editId="731B6305">
            <wp:extent cx="5937250" cy="3168650"/>
            <wp:effectExtent l="0" t="0" r="6350" b="0"/>
            <wp:docPr id="2076702363" name="Picture 3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02363" name="Picture 3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E37B" w14:textId="77777777" w:rsidR="00AC3C32" w:rsidRDefault="00AC3C32" w:rsidP="00AC3C32"/>
    <w:p w14:paraId="3C92C3A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7CB2B2BF" wp14:editId="6E803402">
            <wp:extent cx="5937250" cy="3632200"/>
            <wp:effectExtent l="0" t="0" r="6350" b="0"/>
            <wp:docPr id="3601217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623D" w14:textId="77777777" w:rsidR="00AC3C32" w:rsidRDefault="00AC3C32" w:rsidP="00AC3C32"/>
    <w:p w14:paraId="708D9B12" w14:textId="77777777" w:rsidR="00AC3C32" w:rsidRDefault="00AC3C32" w:rsidP="00AC3C32">
      <w:r>
        <w:rPr>
          <w:noProof/>
        </w:rPr>
        <w:drawing>
          <wp:inline distT="0" distB="0" distL="0" distR="0" wp14:anchorId="47581CD9" wp14:editId="1A578EDF">
            <wp:extent cx="5937250" cy="3632200"/>
            <wp:effectExtent l="0" t="0" r="6350" b="0"/>
            <wp:docPr id="1677110240" name="Picture 3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10240" name="Picture 3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E460" w14:textId="77777777" w:rsidR="00AC3C32" w:rsidRDefault="00AC3C32" w:rsidP="00AC3C32"/>
    <w:p w14:paraId="4F7FDA77" w14:textId="77777777" w:rsidR="00AC3C32" w:rsidRDefault="00AC3C32" w:rsidP="00AC3C32"/>
    <w:p w14:paraId="76ECEBC8" w14:textId="77777777" w:rsidR="00AC3C32" w:rsidRDefault="00AC3C32" w:rsidP="00AC3C32"/>
    <w:p w14:paraId="7A1E4EB7" w14:textId="77777777" w:rsidR="00AC3C32" w:rsidRDefault="00AC3C32" w:rsidP="00AC3C32"/>
    <w:p w14:paraId="77BEB471" w14:textId="77777777" w:rsidR="00AC3C32" w:rsidRDefault="00AC3C32" w:rsidP="00AC3C32"/>
    <w:p w14:paraId="6A1D5DE4" w14:textId="77777777" w:rsidR="00AC3C32" w:rsidRDefault="00AC3C32" w:rsidP="00AC3C32"/>
    <w:p w14:paraId="03A7E400" w14:textId="77777777" w:rsidR="00AC3C32" w:rsidRDefault="00AC3C32" w:rsidP="00AC3C32"/>
    <w:p w14:paraId="5AE28441" w14:textId="77777777" w:rsidR="00AC3C32" w:rsidRDefault="00AC3C32" w:rsidP="00AC3C32"/>
    <w:p w14:paraId="3EF88A8E" w14:textId="77777777" w:rsidR="00AC3C32" w:rsidRDefault="00AC3C32" w:rsidP="00AC3C32"/>
    <w:p w14:paraId="5FE8345D" w14:textId="77777777" w:rsidR="00AC3C32" w:rsidRDefault="00AC3C32" w:rsidP="00FF78CE">
      <w:pPr>
        <w:pStyle w:val="Heading2"/>
      </w:pPr>
      <w:bookmarkStart w:id="87" w:name="_Toc137136650"/>
      <w:bookmarkStart w:id="88" w:name="_Toc137464547"/>
      <w:r>
        <w:t>Independent Variables</w:t>
      </w:r>
      <w:bookmarkEnd w:id="87"/>
      <w:bookmarkEnd w:id="88"/>
    </w:p>
    <w:p w14:paraId="6A2DB843" w14:textId="77777777" w:rsidR="00AC3C32" w:rsidRPr="00073637" w:rsidRDefault="00AC3C32" w:rsidP="00AC3C32"/>
    <w:p w14:paraId="7702D26E" w14:textId="77777777" w:rsidR="00AC3C32" w:rsidRDefault="00AC3C32" w:rsidP="00AC3C32"/>
    <w:p w14:paraId="424FBBF9" w14:textId="77777777" w:rsidR="00AC3C32" w:rsidRDefault="00AC3C32" w:rsidP="00AC3C32">
      <w:commentRangeStart w:id="89"/>
      <w:commentRangeStart w:id="90"/>
      <w:r>
        <w:rPr>
          <w:noProof/>
        </w:rPr>
        <w:drawing>
          <wp:inline distT="0" distB="0" distL="0" distR="0" wp14:anchorId="2C10B2EA" wp14:editId="17AC93CD">
            <wp:extent cx="5937250" cy="6908800"/>
            <wp:effectExtent l="0" t="0" r="0" b="0"/>
            <wp:docPr id="1582790603" name="Picture 4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90603" name="Picture 4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9"/>
      <w:r w:rsidR="00413278">
        <w:rPr>
          <w:rStyle w:val="CommentReference"/>
        </w:rPr>
        <w:commentReference w:id="89"/>
      </w:r>
      <w:commentRangeEnd w:id="90"/>
      <w:r w:rsidR="006C6785">
        <w:rPr>
          <w:rStyle w:val="CommentReference"/>
        </w:rPr>
        <w:commentReference w:id="90"/>
      </w:r>
    </w:p>
    <w:p w14:paraId="07EB1C99" w14:textId="77777777" w:rsidR="00AC3C32" w:rsidRDefault="00AC3C32" w:rsidP="00AC3C32"/>
    <w:p w14:paraId="61B4C4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2AEDC50" wp14:editId="1946D5C9">
            <wp:extent cx="5937250" cy="5975350"/>
            <wp:effectExtent l="0" t="0" r="0" b="0"/>
            <wp:docPr id="15146692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B8BB" w14:textId="77777777" w:rsidR="00AC3C32" w:rsidRDefault="00AC3C32" w:rsidP="00AC3C32"/>
    <w:p w14:paraId="2449E302" w14:textId="77777777" w:rsidR="00AC3C32" w:rsidRDefault="00AC3C32" w:rsidP="00AC3C32"/>
    <w:p w14:paraId="41968DFB" w14:textId="77777777" w:rsidR="00AC3C32" w:rsidRDefault="00AC3C32" w:rsidP="00AC3C32">
      <w:r>
        <w:rPr>
          <w:noProof/>
        </w:rPr>
        <w:drawing>
          <wp:inline distT="0" distB="0" distL="0" distR="0" wp14:anchorId="4D844900" wp14:editId="66F15BB1">
            <wp:extent cx="5937250" cy="1758950"/>
            <wp:effectExtent l="0" t="0" r="6350" b="0"/>
            <wp:docPr id="70814973" name="Picture 4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973" name="Picture 4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B03F" w14:textId="77777777" w:rsidR="00AC3C32" w:rsidRDefault="00AC3C32" w:rsidP="00AC3C32"/>
    <w:p w14:paraId="52634776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4577535" wp14:editId="3A385F46">
            <wp:extent cx="5937250" cy="2228850"/>
            <wp:effectExtent l="0" t="0" r="0" b="0"/>
            <wp:docPr id="1989804156" name="Picture 4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4156" name="Picture 4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6D42" w14:textId="77777777" w:rsidR="00AC3C32" w:rsidRDefault="00AC3C32" w:rsidP="00AC3C32"/>
    <w:p w14:paraId="75A14C53" w14:textId="77777777" w:rsidR="00AC3C32" w:rsidRDefault="00AC3C32" w:rsidP="00AC3C32"/>
    <w:p w14:paraId="47F9F3B4" w14:textId="77777777" w:rsidR="00AC3C32" w:rsidRDefault="00AC3C32" w:rsidP="00AC3C32">
      <w:commentRangeStart w:id="91"/>
      <w:commentRangeStart w:id="92"/>
      <w:r>
        <w:rPr>
          <w:noProof/>
        </w:rPr>
        <w:drawing>
          <wp:inline distT="0" distB="0" distL="0" distR="0" wp14:anchorId="1FABE549" wp14:editId="2087E7BB">
            <wp:extent cx="5937250" cy="1797050"/>
            <wp:effectExtent l="0" t="0" r="6350" b="0"/>
            <wp:docPr id="1706045852" name="Picture 44" descr="A picture containing black, darkness, screenshot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5852" name="Picture 44" descr="A picture containing black, darkness, screenshot, black and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1"/>
      <w:r w:rsidR="00805876">
        <w:rPr>
          <w:rStyle w:val="CommentReference"/>
        </w:rPr>
        <w:commentReference w:id="91"/>
      </w:r>
      <w:commentRangeEnd w:id="92"/>
      <w:r w:rsidR="006C6785">
        <w:rPr>
          <w:rStyle w:val="CommentReference"/>
        </w:rPr>
        <w:commentReference w:id="92"/>
      </w:r>
    </w:p>
    <w:p w14:paraId="5B071B6D" w14:textId="77777777" w:rsidR="00AC3C32" w:rsidRDefault="00AC3C32" w:rsidP="00AC3C32"/>
    <w:p w14:paraId="3AB41909" w14:textId="77777777" w:rsidR="00AC3C32" w:rsidRDefault="00AC3C32" w:rsidP="00AC3C32">
      <w:r>
        <w:rPr>
          <w:noProof/>
        </w:rPr>
        <w:drawing>
          <wp:inline distT="0" distB="0" distL="0" distR="0" wp14:anchorId="18D1ABFB" wp14:editId="3EBF74C1">
            <wp:extent cx="5937250" cy="1295400"/>
            <wp:effectExtent l="0" t="0" r="0" b="0"/>
            <wp:docPr id="1265495185" name="Picture 4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5185" name="Picture 4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5273" w14:textId="77777777" w:rsidR="00AC3C32" w:rsidRDefault="00AC3C32" w:rsidP="00AC3C32"/>
    <w:p w14:paraId="4134D9FF" w14:textId="77777777" w:rsidR="00AC3C32" w:rsidRDefault="00AC3C32" w:rsidP="00AC3C32">
      <w:r>
        <w:rPr>
          <w:noProof/>
        </w:rPr>
        <w:drawing>
          <wp:inline distT="0" distB="0" distL="0" distR="0" wp14:anchorId="51EEEF45" wp14:editId="565E1E21">
            <wp:extent cx="5937250" cy="2698750"/>
            <wp:effectExtent l="0" t="0" r="6350" b="0"/>
            <wp:docPr id="149155920" name="Picture 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920" name="Picture 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EBC6" w14:textId="77777777" w:rsidR="00AC3C32" w:rsidRDefault="00AC3C32" w:rsidP="00AC3C32"/>
    <w:p w14:paraId="2FB0C021" w14:textId="77777777" w:rsidR="00AC3C32" w:rsidRDefault="00AC3C32" w:rsidP="00AC3C32">
      <w:r>
        <w:rPr>
          <w:noProof/>
        </w:rPr>
        <w:drawing>
          <wp:inline distT="0" distB="0" distL="0" distR="0" wp14:anchorId="73B6BFB0" wp14:editId="44E4ABC3">
            <wp:extent cx="5937250" cy="1797050"/>
            <wp:effectExtent l="0" t="0" r="0" b="0"/>
            <wp:docPr id="581141819" name="Picture 46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1819" name="Picture 46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8A7B" w14:textId="77777777" w:rsidR="00AC3C32" w:rsidRDefault="00AC3C32" w:rsidP="00AC3C32"/>
    <w:p w14:paraId="44185804" w14:textId="77777777" w:rsidR="00AC3C32" w:rsidRDefault="00AC3C32" w:rsidP="00AC3C32">
      <w:r>
        <w:rPr>
          <w:noProof/>
        </w:rPr>
        <w:drawing>
          <wp:inline distT="0" distB="0" distL="0" distR="0" wp14:anchorId="139E362D" wp14:editId="37912A20">
            <wp:extent cx="5937250" cy="2228850"/>
            <wp:effectExtent l="0" t="0" r="0" b="0"/>
            <wp:docPr id="245875984" name="Picture 4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5984" name="Picture 4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684B" w14:textId="77777777" w:rsidR="00AC3C32" w:rsidRDefault="00AC3C32" w:rsidP="00AC3C32"/>
    <w:p w14:paraId="05AEF318" w14:textId="77777777" w:rsidR="00AC3C32" w:rsidRDefault="00AC3C32" w:rsidP="00AC3C32">
      <w:r>
        <w:rPr>
          <w:noProof/>
        </w:rPr>
        <w:drawing>
          <wp:inline distT="0" distB="0" distL="0" distR="0" wp14:anchorId="5709D5EE" wp14:editId="2F60F02A">
            <wp:extent cx="5937250" cy="2228850"/>
            <wp:effectExtent l="0" t="0" r="0" b="0"/>
            <wp:docPr id="1247391660" name="Picture 48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1660" name="Picture 48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9E49" w14:textId="77777777" w:rsidR="00AC3C32" w:rsidRDefault="00AC3C32" w:rsidP="00AC3C32"/>
    <w:p w14:paraId="49B523B2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34EA59E5" wp14:editId="1D87697B">
            <wp:extent cx="5937250" cy="6445250"/>
            <wp:effectExtent l="0" t="0" r="0" b="0"/>
            <wp:docPr id="1434352993" name="Picture 4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2993" name="Picture 4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40F3" w14:textId="77777777" w:rsidR="00AC3C32" w:rsidRDefault="00AC3C32" w:rsidP="00AC3C32"/>
    <w:p w14:paraId="0DF389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6EE64B81" wp14:editId="13EB7A12">
            <wp:extent cx="5937250" cy="2698750"/>
            <wp:effectExtent l="0" t="0" r="6350" b="0"/>
            <wp:docPr id="951972999" name="Picture 5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2999" name="Picture 5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1B21" w14:textId="77777777" w:rsidR="00AC3C32" w:rsidRDefault="00AC3C32" w:rsidP="00AC3C32"/>
    <w:p w14:paraId="2D07A073" w14:textId="77777777" w:rsidR="00AC3C32" w:rsidRDefault="00AC3C32" w:rsidP="00AC3C32"/>
    <w:p w14:paraId="18A31EFE" w14:textId="77777777" w:rsidR="00AC3C32" w:rsidRDefault="00AC3C32" w:rsidP="00AC3C32">
      <w:r>
        <w:rPr>
          <w:noProof/>
        </w:rPr>
        <w:drawing>
          <wp:inline distT="0" distB="0" distL="0" distR="0" wp14:anchorId="4BB6AEB9" wp14:editId="3A59D329">
            <wp:extent cx="5937250" cy="2228850"/>
            <wp:effectExtent l="0" t="0" r="0" b="0"/>
            <wp:docPr id="606671575" name="Picture 5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1575" name="Picture 5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A720" w14:textId="77777777" w:rsidR="00AC3C32" w:rsidRDefault="00AC3C32" w:rsidP="00AC3C32"/>
    <w:p w14:paraId="2C6060F3" w14:textId="061D3C9A" w:rsidR="00AC3C32" w:rsidRDefault="00AC3C32" w:rsidP="00AC3C32"/>
    <w:p w14:paraId="08741A74" w14:textId="77777777" w:rsidR="00AC3C32" w:rsidRDefault="00AC3C32" w:rsidP="00AC3C32"/>
    <w:p w14:paraId="69279540" w14:textId="77777777" w:rsidR="00AC3C32" w:rsidRDefault="00AC3C32" w:rsidP="00AC3C32">
      <w:r>
        <w:rPr>
          <w:noProof/>
        </w:rPr>
        <w:drawing>
          <wp:inline distT="0" distB="0" distL="0" distR="0" wp14:anchorId="2121D436" wp14:editId="29D6D850">
            <wp:extent cx="5937250" cy="2698750"/>
            <wp:effectExtent l="0" t="0" r="6350" b="0"/>
            <wp:docPr id="12766603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B289" w14:textId="77777777" w:rsidR="00AC3C32" w:rsidRDefault="00AC3C32" w:rsidP="00AC3C32"/>
    <w:p w14:paraId="3FEEF608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32352D7C" wp14:editId="3D1EBF45">
            <wp:extent cx="5937250" cy="2228850"/>
            <wp:effectExtent l="0" t="0" r="6350" b="0"/>
            <wp:docPr id="306216261" name="Picture 5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16261" name="Picture 5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5697" w14:textId="77777777" w:rsidR="00AC3C32" w:rsidRDefault="00AC3C32" w:rsidP="00AC3C32"/>
    <w:p w14:paraId="2A43B5D9" w14:textId="77777777" w:rsidR="00AC3C32" w:rsidRDefault="00AC3C32" w:rsidP="00AC3C32">
      <w:r>
        <w:rPr>
          <w:noProof/>
        </w:rPr>
        <w:drawing>
          <wp:inline distT="0" distB="0" distL="0" distR="0" wp14:anchorId="5F9C9002" wp14:editId="144D83AE">
            <wp:extent cx="5937250" cy="3168650"/>
            <wp:effectExtent l="0" t="0" r="6350" b="0"/>
            <wp:docPr id="1070519015" name="Picture 5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9015" name="Picture 5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1B41" w14:textId="77777777" w:rsidR="00AC3C32" w:rsidRDefault="00AC3C32" w:rsidP="00AC3C32"/>
    <w:p w14:paraId="6CB642C9" w14:textId="77777777" w:rsidR="00AC3C32" w:rsidRPr="00DA50F8" w:rsidRDefault="00AC3C32" w:rsidP="00AC3C32">
      <w:r>
        <w:rPr>
          <w:noProof/>
        </w:rPr>
        <w:drawing>
          <wp:inline distT="0" distB="0" distL="0" distR="0" wp14:anchorId="7CC173B6" wp14:editId="24811497">
            <wp:extent cx="5937250" cy="2228850"/>
            <wp:effectExtent l="0" t="0" r="0" b="0"/>
            <wp:docPr id="963312322" name="Picture 5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2322" name="Picture 5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8C25" w14:textId="77777777" w:rsidR="00A95150" w:rsidRDefault="00A95150"/>
    <w:p w14:paraId="5F1D94D5" w14:textId="77777777" w:rsidR="00A95150" w:rsidRDefault="00A95150"/>
    <w:p w14:paraId="2B0AD36A" w14:textId="77777777" w:rsidR="006327C3" w:rsidRDefault="006327C3"/>
    <w:p w14:paraId="1997260F" w14:textId="77777777" w:rsidR="00A95989" w:rsidRDefault="00A95989"/>
    <w:p w14:paraId="2F761F15" w14:textId="77777777" w:rsidR="00A95989" w:rsidRDefault="00A95989"/>
    <w:p w14:paraId="5E8ECB26" w14:textId="77777777" w:rsidR="00A95989" w:rsidRDefault="00A95989"/>
    <w:p w14:paraId="246E5E94" w14:textId="77777777" w:rsidR="00A95989" w:rsidRDefault="00A95989"/>
    <w:p w14:paraId="5EEC124B" w14:textId="17605C00" w:rsidR="009C6282" w:rsidRDefault="009C6282">
      <w:r>
        <w:rPr>
          <w:noProof/>
        </w:rPr>
        <w:drawing>
          <wp:inline distT="0" distB="0" distL="0" distR="0" wp14:anchorId="5EA96F1C" wp14:editId="216E1675">
            <wp:extent cx="5937250" cy="2228850"/>
            <wp:effectExtent l="0" t="0" r="6350" b="0"/>
            <wp:docPr id="131546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957C" w14:textId="77777777" w:rsidR="00A95989" w:rsidRDefault="00A95989"/>
    <w:p w14:paraId="3F053B61" w14:textId="77777777" w:rsidR="00A95989" w:rsidRDefault="00A95989"/>
    <w:p w14:paraId="3E0AED17" w14:textId="77777777" w:rsidR="00A95989" w:rsidRDefault="00A95989"/>
    <w:p w14:paraId="16F9395C" w14:textId="77777777" w:rsidR="00A95989" w:rsidRDefault="00A95989"/>
    <w:p w14:paraId="41742A4B" w14:textId="77777777" w:rsidR="00A95989" w:rsidRDefault="00A95989"/>
    <w:p w14:paraId="59448CA0" w14:textId="77777777" w:rsidR="00A95989" w:rsidRDefault="00A95989"/>
    <w:p w14:paraId="1CBB4714" w14:textId="77777777" w:rsidR="00A95989" w:rsidRDefault="00A95989"/>
    <w:p w14:paraId="6934FE48" w14:textId="77777777" w:rsidR="00A95989" w:rsidRDefault="00A95989"/>
    <w:p w14:paraId="0D755EC4" w14:textId="77777777" w:rsidR="00A95989" w:rsidRDefault="00A95989"/>
    <w:p w14:paraId="12E48CA4" w14:textId="77777777" w:rsidR="00A95989" w:rsidRDefault="00A95989"/>
    <w:p w14:paraId="59EA5615" w14:textId="77777777" w:rsidR="00A95989" w:rsidRDefault="00A95989"/>
    <w:p w14:paraId="5BA99D19" w14:textId="77777777" w:rsidR="00A95989" w:rsidRDefault="00A95989"/>
    <w:p w14:paraId="53A2CF04" w14:textId="77777777" w:rsidR="00A95989" w:rsidRDefault="00A95989"/>
    <w:p w14:paraId="04EB29C7" w14:textId="77777777" w:rsidR="00A95989" w:rsidRDefault="00A95989"/>
    <w:p w14:paraId="27069DF3" w14:textId="77777777" w:rsidR="00A95989" w:rsidRDefault="00A95989"/>
    <w:p w14:paraId="2DB750CD" w14:textId="77777777" w:rsidR="00A95989" w:rsidRDefault="00A95989"/>
    <w:p w14:paraId="2D58752C" w14:textId="77777777" w:rsidR="00A95989" w:rsidRDefault="00A95989"/>
    <w:p w14:paraId="0B9FA2B8" w14:textId="77777777" w:rsidR="00A95989" w:rsidRDefault="00A95989"/>
    <w:p w14:paraId="68FA3967" w14:textId="77777777" w:rsidR="00A95989" w:rsidRDefault="00A95989"/>
    <w:p w14:paraId="0A5F635F" w14:textId="77777777" w:rsidR="00A95989" w:rsidRDefault="00A95989"/>
    <w:p w14:paraId="3B64D4C6" w14:textId="77777777" w:rsidR="00A95989" w:rsidRDefault="00A95989"/>
    <w:p w14:paraId="2D3035A1" w14:textId="77777777" w:rsidR="00A95989" w:rsidRDefault="00A95989"/>
    <w:p w14:paraId="332F9941" w14:textId="77777777" w:rsidR="00A95989" w:rsidRDefault="00A95989"/>
    <w:p w14:paraId="7746C398" w14:textId="77777777" w:rsidR="00A95989" w:rsidRDefault="00A95989"/>
    <w:p w14:paraId="72F8D95B" w14:textId="77777777" w:rsidR="004A018C" w:rsidRDefault="004A018C"/>
    <w:p w14:paraId="21E518E9" w14:textId="77777777" w:rsidR="004A018C" w:rsidRDefault="004A018C"/>
    <w:p w14:paraId="65C854FD" w14:textId="77777777" w:rsidR="00A95989" w:rsidRDefault="00A95989"/>
    <w:p w14:paraId="6A07DE67" w14:textId="77777777" w:rsidR="00A95989" w:rsidRDefault="00A95989"/>
    <w:p w14:paraId="3B2BFB3F" w14:textId="77777777" w:rsidR="00A95989" w:rsidRDefault="00A95989"/>
    <w:p w14:paraId="2D212838" w14:textId="77777777" w:rsidR="00A95989" w:rsidRDefault="00A95989"/>
    <w:p w14:paraId="06020A98" w14:textId="77777777" w:rsidR="00A95989" w:rsidRDefault="00A95989"/>
    <w:p w14:paraId="55DBB78A" w14:textId="77777777" w:rsidR="00A95989" w:rsidRDefault="00A95989"/>
    <w:p w14:paraId="6EA1DE9C" w14:textId="77777777" w:rsidR="00A95989" w:rsidRDefault="00A95989"/>
    <w:p w14:paraId="38926D4B" w14:textId="77777777" w:rsidR="00A95989" w:rsidRDefault="00A95989"/>
    <w:p w14:paraId="6EFE1BE6" w14:textId="0396D62B" w:rsidR="006327C3" w:rsidRDefault="006327C3" w:rsidP="00FF78CE">
      <w:pPr>
        <w:pStyle w:val="Heading1"/>
      </w:pPr>
      <w:bookmarkStart w:id="93" w:name="_Toc137464548"/>
      <w:r>
        <w:t>Appendix 2: Sample Binary Logistic Regression Model (Business Success)</w:t>
      </w:r>
      <w:bookmarkEnd w:id="93"/>
    </w:p>
    <w:p w14:paraId="1F28B0AE" w14:textId="77777777" w:rsidR="006327C3" w:rsidRDefault="006327C3"/>
    <w:p w14:paraId="0CD0951A" w14:textId="77777777" w:rsidR="006327C3" w:rsidRDefault="006327C3"/>
    <w:p w14:paraId="5CCA35E4" w14:textId="77777777" w:rsidR="006327C3" w:rsidRDefault="006327C3"/>
    <w:p w14:paraId="37587216" w14:textId="77777777" w:rsidR="00A95150" w:rsidRPr="00A95150" w:rsidRDefault="00A95150" w:rsidP="00A95150">
      <w:pPr>
        <w:rPr>
          <w:b/>
          <w:bCs/>
        </w:rPr>
      </w:pPr>
      <w:r w:rsidRPr="00A95150">
        <w:rPr>
          <w:b/>
          <w:bCs/>
        </w:rPr>
        <w:t>Binomial Logistic Regression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"/>
        <w:gridCol w:w="361"/>
        <w:gridCol w:w="967"/>
        <w:gridCol w:w="270"/>
        <w:gridCol w:w="640"/>
        <w:gridCol w:w="186"/>
        <w:gridCol w:w="701"/>
        <w:gridCol w:w="186"/>
        <w:gridCol w:w="518"/>
        <w:gridCol w:w="186"/>
        <w:gridCol w:w="395"/>
        <w:gridCol w:w="186"/>
        <w:gridCol w:w="751"/>
        <w:gridCol w:w="201"/>
      </w:tblGrid>
      <w:tr w:rsidR="00A95150" w:rsidRPr="00A95150" w14:paraId="20F91486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71D7AB3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Model Fit Measures</w:t>
            </w:r>
          </w:p>
        </w:tc>
      </w:tr>
      <w:tr w:rsidR="00A95150" w:rsidRPr="00A95150" w14:paraId="34483089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9516F3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E199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Overall Model Test</w:t>
            </w:r>
          </w:p>
        </w:tc>
      </w:tr>
      <w:tr w:rsidR="00A95150" w:rsidRPr="00A95150" w14:paraId="323DA055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7AD59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Model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60787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Deviance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FB388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AIC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B5CE6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R²</w:t>
            </w:r>
            <w:r w:rsidRPr="00A95150">
              <w:rPr>
                <w:b/>
                <w:bCs/>
                <w:vertAlign w:val="subscript"/>
              </w:rPr>
              <w:t>McF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BC9B0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χ²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354C57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BE728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</w:tr>
      <w:tr w:rsidR="00A95150" w:rsidRPr="00A95150" w14:paraId="7B7086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13CA257" w14:textId="77777777" w:rsidR="00A95150" w:rsidRPr="00A95150" w:rsidRDefault="00A95150" w:rsidP="00A95150">
            <w:r w:rsidRPr="00A95150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E2CA5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1DD5915" w14:textId="77777777" w:rsidR="00A95150" w:rsidRPr="00A95150" w:rsidRDefault="00A95150" w:rsidP="00A95150">
            <w:r w:rsidRPr="00A95150">
              <w:t>2375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3AF618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A3DEAA8" w14:textId="77777777" w:rsidR="00A95150" w:rsidRPr="00A95150" w:rsidRDefault="00A95150" w:rsidP="00A95150">
            <w:r w:rsidRPr="00A95150">
              <w:t>2463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3460351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E11874" w14:textId="77777777" w:rsidR="00A95150" w:rsidRPr="00A95150" w:rsidRDefault="00A95150" w:rsidP="00A95150">
            <w:r w:rsidRPr="00A95150">
              <w:t>0.135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B7412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EEFE17B" w14:textId="77777777" w:rsidR="00A95150" w:rsidRPr="00A95150" w:rsidRDefault="00A95150" w:rsidP="00A95150">
            <w:r w:rsidRPr="00A95150">
              <w:t>370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3A9F1B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ABD97E" w14:textId="77777777" w:rsidR="00A95150" w:rsidRPr="00A95150" w:rsidRDefault="00A95150" w:rsidP="00A95150">
            <w:r w:rsidRPr="00A95150"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0C39DF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8F51AF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43DA1AE" w14:textId="77777777" w:rsidR="00A95150" w:rsidRPr="00A95150" w:rsidRDefault="00A95150" w:rsidP="00A95150"/>
        </w:tc>
      </w:tr>
      <w:tr w:rsidR="00A95150" w:rsidRPr="00A95150" w14:paraId="7411A4B2" w14:textId="77777777" w:rsidTr="00A95150">
        <w:trPr>
          <w:cantSplit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DFD596" w14:textId="77777777" w:rsidR="00A95150" w:rsidRPr="00A95150" w:rsidRDefault="00A95150" w:rsidP="00A95150"/>
        </w:tc>
      </w:tr>
    </w:tbl>
    <w:p w14:paraId="63E82C42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8"/>
        <w:gridCol w:w="186"/>
        <w:gridCol w:w="823"/>
        <w:gridCol w:w="186"/>
        <w:gridCol w:w="395"/>
        <w:gridCol w:w="186"/>
        <w:gridCol w:w="751"/>
        <w:gridCol w:w="201"/>
      </w:tblGrid>
      <w:tr w:rsidR="00A95150" w:rsidRPr="00A95150" w14:paraId="0511A140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CF6D9E2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Omnibus Likelihood Ratio Tests</w:t>
            </w:r>
          </w:p>
        </w:tc>
      </w:tr>
      <w:tr w:rsidR="00A95150" w:rsidRPr="00A95150" w14:paraId="752A930E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63C82E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F033B7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A0D2B4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06415374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32B3FC4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D3A05A3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35F72A56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6200346" w14:textId="77777777" w:rsidR="00A95150" w:rsidRPr="00A95150" w:rsidRDefault="00A95150" w:rsidP="00A95150"/>
        </w:tc>
      </w:tr>
      <w:tr w:rsidR="00A95150" w:rsidRPr="00A95150" w14:paraId="4439C40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587F3C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62A71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χ²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66FE7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3C73F7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</w:tr>
      <w:tr w:rsidR="00A95150" w:rsidRPr="00A95150" w14:paraId="7B0631C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229064" w14:textId="77777777" w:rsidR="00A95150" w:rsidRPr="00A95150" w:rsidRDefault="00A95150" w:rsidP="00A95150">
            <w:r w:rsidRPr="00A95150">
              <w:t>Country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0A479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917B1" w14:textId="77777777" w:rsidR="00A95150" w:rsidRPr="00A95150" w:rsidRDefault="00A95150" w:rsidP="00A95150">
            <w:r w:rsidRPr="00A95150">
              <w:t>168.44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BE9EB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DCB6C3" w14:textId="77777777" w:rsidR="00A95150" w:rsidRPr="00A95150" w:rsidRDefault="00A95150" w:rsidP="00A95150">
            <w:r w:rsidRPr="00A95150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45C4BA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CF2667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010414" w14:textId="77777777" w:rsidR="00A95150" w:rsidRPr="00A95150" w:rsidRDefault="00A95150" w:rsidP="00A95150"/>
        </w:tc>
      </w:tr>
      <w:tr w:rsidR="00A95150" w:rsidRPr="00A95150" w14:paraId="3E59700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AFA5AF" w14:textId="77777777" w:rsidR="00A95150" w:rsidRPr="00A95150" w:rsidRDefault="00A95150" w:rsidP="00A95150">
            <w:r w:rsidRPr="00A95150">
              <w:t>CountryOfReturn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740C0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FF5AFD" w14:textId="77777777" w:rsidR="00A95150" w:rsidRPr="00A95150" w:rsidRDefault="00A95150" w:rsidP="00A95150">
            <w:r w:rsidRPr="00A95150">
              <w:t>12.37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5276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AA165A" w14:textId="77777777" w:rsidR="00A95150" w:rsidRPr="00A95150" w:rsidRDefault="00A95150" w:rsidP="00A95150">
            <w:r w:rsidRPr="00A95150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B285E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CC8BAC" w14:textId="77777777" w:rsidR="00A95150" w:rsidRPr="00A95150" w:rsidRDefault="00A95150" w:rsidP="00A95150">
            <w:r w:rsidRPr="00A95150">
              <w:t>0.336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17064B" w14:textId="77777777" w:rsidR="00A95150" w:rsidRPr="00A95150" w:rsidRDefault="00A95150" w:rsidP="00A95150"/>
        </w:tc>
      </w:tr>
      <w:tr w:rsidR="00A95150" w:rsidRPr="00A95150" w14:paraId="5A8B0FB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2B4490" w14:textId="77777777" w:rsidR="00A95150" w:rsidRPr="00A95150" w:rsidRDefault="00A95150" w:rsidP="00A95150">
            <w:r w:rsidRPr="00A95150"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F20C7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D64938" w14:textId="77777777" w:rsidR="00A95150" w:rsidRPr="00A95150" w:rsidRDefault="00A95150" w:rsidP="00A95150">
            <w:r w:rsidRPr="00A95150">
              <w:t>13.53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C39E2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97B3A2" w14:textId="77777777" w:rsidR="00A95150" w:rsidRPr="00A95150" w:rsidRDefault="00A95150" w:rsidP="00A95150">
            <w:r w:rsidRPr="00A95150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D329C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F6FF5B" w14:textId="77777777" w:rsidR="00A95150" w:rsidRPr="00A95150" w:rsidRDefault="00A95150" w:rsidP="00A95150">
            <w:r w:rsidRPr="00A95150"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AEF8C9" w14:textId="77777777" w:rsidR="00A95150" w:rsidRPr="00A95150" w:rsidRDefault="00A95150" w:rsidP="00A95150"/>
        </w:tc>
      </w:tr>
      <w:tr w:rsidR="00A95150" w:rsidRPr="00A95150" w14:paraId="297D7B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E77B89" w14:textId="77777777" w:rsidR="00A95150" w:rsidRPr="00A95150" w:rsidRDefault="00A95150" w:rsidP="00A95150">
            <w:r w:rsidRPr="00A95150">
              <w:t>AgeGroup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7B0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BBCDB" w14:textId="77777777" w:rsidR="00A95150" w:rsidRPr="00A95150" w:rsidRDefault="00A95150" w:rsidP="00A95150">
            <w:r w:rsidRPr="00A95150">
              <w:t>19.24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B8F7C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064C15" w14:textId="77777777" w:rsidR="00A95150" w:rsidRPr="00A95150" w:rsidRDefault="00A95150" w:rsidP="00A95150">
            <w:r w:rsidRPr="00A95150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A1A3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4124E0A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48B611" w14:textId="77777777" w:rsidR="00A95150" w:rsidRPr="00A95150" w:rsidRDefault="00A95150" w:rsidP="00A95150"/>
        </w:tc>
      </w:tr>
      <w:tr w:rsidR="00A95150" w:rsidRPr="00A95150" w14:paraId="2681B70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EE0E41" w14:textId="77777777" w:rsidR="00A95150" w:rsidRPr="00A95150" w:rsidRDefault="00A95150" w:rsidP="00A95150">
            <w:r w:rsidRPr="00A95150">
              <w:t>BusinessType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A5C2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22F47F5" w14:textId="77777777" w:rsidR="00A95150" w:rsidRPr="00A95150" w:rsidRDefault="00A95150" w:rsidP="00A95150">
            <w:r w:rsidRPr="00A95150">
              <w:t>69.71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E843C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B7D88A8" w14:textId="77777777" w:rsidR="00A95150" w:rsidRPr="00A95150" w:rsidRDefault="00A95150" w:rsidP="00A95150">
            <w:r w:rsidRPr="00A95150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F05A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CF35BB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4D2498" w14:textId="77777777" w:rsidR="00A95150" w:rsidRPr="00A95150" w:rsidRDefault="00A95150" w:rsidP="00A95150"/>
        </w:tc>
      </w:tr>
      <w:tr w:rsidR="00A95150" w:rsidRPr="00A95150" w14:paraId="7B72D3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568EC2" w14:textId="77777777" w:rsidR="00A95150" w:rsidRPr="00A95150" w:rsidRDefault="00A95150" w:rsidP="00A95150">
            <w:r w:rsidRPr="00A95150">
              <w:t>Project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AF89C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46A22B" w14:textId="77777777" w:rsidR="00A95150" w:rsidRPr="00A95150" w:rsidRDefault="00A95150" w:rsidP="00A95150">
            <w:r w:rsidRPr="00A95150"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C8088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DFC6375" w14:textId="77777777" w:rsidR="00A95150" w:rsidRPr="00A95150" w:rsidRDefault="00A95150" w:rsidP="00A95150">
            <w:r w:rsidRPr="00A95150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06A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8B38B7" w14:textId="77777777" w:rsidR="00A95150" w:rsidRPr="00A95150" w:rsidRDefault="00A95150" w:rsidP="00A95150">
            <w:r w:rsidRPr="00A95150"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0B8179" w14:textId="77777777" w:rsidR="00A95150" w:rsidRPr="00A95150" w:rsidRDefault="00A95150" w:rsidP="00A95150"/>
        </w:tc>
      </w:tr>
      <w:tr w:rsidR="00A95150" w:rsidRPr="00A95150" w14:paraId="193AF54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F1F2559" w14:textId="77777777" w:rsidR="00A95150" w:rsidRPr="00A95150" w:rsidRDefault="00A95150" w:rsidP="00A95150">
            <w:r w:rsidRPr="00A95150">
              <w:t>InterviewType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8E8C52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4DFA8A8" w14:textId="77777777" w:rsidR="00A95150" w:rsidRPr="00A95150" w:rsidRDefault="00A95150" w:rsidP="00A95150">
            <w:r w:rsidRPr="00A95150">
              <w:t>8.81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355FF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5438CAE" w14:textId="77777777" w:rsidR="00A95150" w:rsidRPr="00A95150" w:rsidRDefault="00A95150" w:rsidP="00A95150">
            <w:r w:rsidRPr="00A95150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B78B8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15BC533" w14:textId="77777777" w:rsidR="00A95150" w:rsidRPr="00A95150" w:rsidRDefault="00A95150" w:rsidP="00A95150">
            <w:r w:rsidRPr="00A95150"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8A91297" w14:textId="77777777" w:rsidR="00A95150" w:rsidRPr="00A95150" w:rsidRDefault="00A95150" w:rsidP="00A95150"/>
        </w:tc>
      </w:tr>
      <w:tr w:rsidR="00A95150" w:rsidRPr="00A95150" w14:paraId="75C77127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DFCCFB" w14:textId="77777777" w:rsidR="00A95150" w:rsidRPr="00A95150" w:rsidRDefault="00A95150" w:rsidP="00A95150"/>
        </w:tc>
      </w:tr>
    </w:tbl>
    <w:p w14:paraId="7F4CD94E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0"/>
        <w:gridCol w:w="186"/>
        <w:gridCol w:w="1006"/>
        <w:gridCol w:w="186"/>
        <w:gridCol w:w="946"/>
        <w:gridCol w:w="186"/>
        <w:gridCol w:w="841"/>
        <w:gridCol w:w="186"/>
        <w:gridCol w:w="751"/>
        <w:gridCol w:w="186"/>
        <w:gridCol w:w="1313"/>
        <w:gridCol w:w="201"/>
      </w:tblGrid>
      <w:tr w:rsidR="00A95150" w:rsidRPr="00A95150" w14:paraId="3129EEE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42397428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Model Coefficients - BusinessSucess</w:t>
            </w:r>
          </w:p>
        </w:tc>
      </w:tr>
      <w:tr w:rsidR="00A95150" w:rsidRPr="00A95150" w14:paraId="060F5056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BE3177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0B7C6226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3DCDFCF5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226E22D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63B51CB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5CBDC1B8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6BD9C1D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31AF06E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B869B6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603B5E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27661458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2273B01" w14:textId="77777777" w:rsidR="00A95150" w:rsidRPr="00A95150" w:rsidRDefault="00A95150" w:rsidP="00A95150"/>
        </w:tc>
      </w:tr>
      <w:tr w:rsidR="00A95150" w:rsidRPr="00A95150" w14:paraId="3D50CC18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89A4D9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5D5B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Estimate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65F413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1681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Z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46AB2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DE4D6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Odds ratio</w:t>
            </w:r>
          </w:p>
        </w:tc>
      </w:tr>
      <w:tr w:rsidR="00A95150" w:rsidRPr="00A95150" w14:paraId="4A06991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FB2935A" w14:textId="77777777" w:rsidR="00A95150" w:rsidRPr="00A95150" w:rsidRDefault="00A95150" w:rsidP="00A95150">
            <w:r w:rsidRPr="00A95150"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BCD5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918728" w14:textId="77777777" w:rsidR="00A95150" w:rsidRPr="00A95150" w:rsidRDefault="00A95150" w:rsidP="00A95150">
            <w:r w:rsidRPr="00A95150">
              <w:t>0.1960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FAC95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0C120F" w14:textId="77777777" w:rsidR="00A95150" w:rsidRPr="00A95150" w:rsidRDefault="00A95150" w:rsidP="00A95150">
            <w:r w:rsidRPr="00A95150">
              <w:t>1.042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1DAD6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922E18" w14:textId="77777777" w:rsidR="00A95150" w:rsidRPr="00A95150" w:rsidRDefault="00A95150" w:rsidP="00A95150">
            <w:r w:rsidRPr="00A95150">
              <w:t>0.1880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FF3B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8F876B" w14:textId="77777777" w:rsidR="00A95150" w:rsidRPr="00A95150" w:rsidRDefault="00A95150" w:rsidP="00A95150">
            <w:r w:rsidRPr="00A95150">
              <w:t>0.851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4AF6E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C0E2" w14:textId="77777777" w:rsidR="00A95150" w:rsidRPr="00A95150" w:rsidRDefault="00A95150" w:rsidP="00A95150">
            <w:r w:rsidRPr="00A95150">
              <w:t>1.217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C76F53" w14:textId="77777777" w:rsidR="00A95150" w:rsidRPr="00A95150" w:rsidRDefault="00A95150" w:rsidP="00A95150"/>
        </w:tc>
      </w:tr>
      <w:tr w:rsidR="00A95150" w:rsidRPr="00A95150" w14:paraId="54D639F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2C14AB" w14:textId="77777777" w:rsidR="00A95150" w:rsidRPr="00A95150" w:rsidRDefault="00A95150" w:rsidP="00A95150">
            <w:r w:rsidRPr="00A95150">
              <w:t>Country: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21D3F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CE721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FBCCB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EAA6E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2053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F279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F659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69042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D0619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DDF83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B47AC3" w14:textId="77777777" w:rsidR="00A95150" w:rsidRPr="00A95150" w:rsidRDefault="00A95150" w:rsidP="00A95150"/>
        </w:tc>
      </w:tr>
      <w:tr w:rsidR="00A95150" w:rsidRPr="00A95150" w14:paraId="1A309D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97AC299" w14:textId="77777777" w:rsidR="00A95150" w:rsidRPr="00A95150" w:rsidRDefault="00A95150" w:rsidP="00A95150">
            <w:r w:rsidRPr="00A95150">
              <w:t>Cameroun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8849D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848F6C" w14:textId="77777777" w:rsidR="00A95150" w:rsidRPr="00A95150" w:rsidRDefault="00A95150" w:rsidP="00A95150">
            <w:r w:rsidRPr="00A95150">
              <w:t>-14.1541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7EFA6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9F96B" w14:textId="77777777" w:rsidR="00A95150" w:rsidRPr="00A95150" w:rsidRDefault="00A95150" w:rsidP="00A95150">
            <w:r w:rsidRPr="00A95150">
              <w:t>606.278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0C2653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11B84" w14:textId="77777777" w:rsidR="00A95150" w:rsidRPr="00A95150" w:rsidRDefault="00A95150" w:rsidP="00A95150">
            <w:r w:rsidRPr="00A95150">
              <w:t>-0.0233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793D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2986A8" w14:textId="77777777" w:rsidR="00A95150" w:rsidRPr="00A95150" w:rsidRDefault="00A95150" w:rsidP="00A95150">
            <w:r w:rsidRPr="00A95150"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1F92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BE728" w14:textId="77777777" w:rsidR="00A95150" w:rsidRPr="00A95150" w:rsidRDefault="00A95150" w:rsidP="00A95150">
            <w:r w:rsidRPr="00A95150">
              <w:t>7.13e-7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EFD0F8" w14:textId="77777777" w:rsidR="00A95150" w:rsidRPr="00A95150" w:rsidRDefault="00A95150" w:rsidP="00A95150"/>
        </w:tc>
      </w:tr>
      <w:tr w:rsidR="00A95150" w:rsidRPr="00A95150" w14:paraId="0159E17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620988E" w14:textId="77777777" w:rsidR="00A95150" w:rsidRPr="00A95150" w:rsidRDefault="00A95150" w:rsidP="00A95150">
            <w:r w:rsidRPr="00A95150">
              <w:t>Côte D'Ivoire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89563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BCE1D5" w14:textId="77777777" w:rsidR="00A95150" w:rsidRPr="00A95150" w:rsidRDefault="00A95150" w:rsidP="00A95150">
            <w:r w:rsidRPr="00A95150">
              <w:t>0.0755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30732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AA03" w14:textId="77777777" w:rsidR="00A95150" w:rsidRPr="00A95150" w:rsidRDefault="00A95150" w:rsidP="00A95150">
            <w:r w:rsidRPr="00A95150"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8CFED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188DF1" w14:textId="77777777" w:rsidR="00A95150" w:rsidRPr="00A95150" w:rsidRDefault="00A95150" w:rsidP="00A95150">
            <w:r w:rsidRPr="00A95150">
              <w:t>0.3216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0A0D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ADFA87" w14:textId="77777777" w:rsidR="00A95150" w:rsidRPr="00A95150" w:rsidRDefault="00A95150" w:rsidP="00A95150">
            <w:r w:rsidRPr="00A95150">
              <w:t>0.748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70CA8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17AEA8" w14:textId="77777777" w:rsidR="00A95150" w:rsidRPr="00A95150" w:rsidRDefault="00A95150" w:rsidP="00A95150">
            <w:r w:rsidRPr="00A95150">
              <w:t>1.078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9453A7" w14:textId="77777777" w:rsidR="00A95150" w:rsidRPr="00A95150" w:rsidRDefault="00A95150" w:rsidP="00A95150"/>
        </w:tc>
      </w:tr>
      <w:tr w:rsidR="00A95150" w:rsidRPr="00A95150" w14:paraId="3914701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02A9998" w14:textId="77777777" w:rsidR="00A95150" w:rsidRPr="00A95150" w:rsidRDefault="00A95150" w:rsidP="00A95150">
            <w:r w:rsidRPr="00A95150">
              <w:t>Gambie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534B7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3D5BF" w14:textId="77777777" w:rsidR="00A95150" w:rsidRPr="00A95150" w:rsidRDefault="00A95150" w:rsidP="00A95150">
            <w:r w:rsidRPr="00A95150">
              <w:t>-0.9322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ABEA5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149B916" w14:textId="77777777" w:rsidR="00A95150" w:rsidRPr="00A95150" w:rsidRDefault="00A95150" w:rsidP="00A95150">
            <w:r w:rsidRPr="00A95150">
              <w:t>0.277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4E64A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7FE42" w14:textId="77777777" w:rsidR="00A95150" w:rsidRPr="00A95150" w:rsidRDefault="00A95150" w:rsidP="00A95150">
            <w:r w:rsidRPr="00A95150">
              <w:t>-3.3663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620E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D4481A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DEFF5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FF663AE" w14:textId="77777777" w:rsidR="00A95150" w:rsidRPr="00A95150" w:rsidRDefault="00A95150" w:rsidP="00A95150">
            <w:r w:rsidRPr="00A95150">
              <w:t>0.394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5AD118" w14:textId="77777777" w:rsidR="00A95150" w:rsidRPr="00A95150" w:rsidRDefault="00A95150" w:rsidP="00A95150"/>
        </w:tc>
      </w:tr>
      <w:tr w:rsidR="00A95150" w:rsidRPr="00A95150" w14:paraId="69A476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01E060A" w14:textId="77777777" w:rsidR="00A95150" w:rsidRPr="00A95150" w:rsidRDefault="00A95150" w:rsidP="00A95150">
            <w:r w:rsidRPr="00A95150">
              <w:t>Ghana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A90F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F90E35" w14:textId="77777777" w:rsidR="00A95150" w:rsidRPr="00A95150" w:rsidRDefault="00A95150" w:rsidP="00A95150">
            <w:r w:rsidRPr="00A95150">
              <w:t>2.3788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A2C81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E21295" w14:textId="77777777" w:rsidR="00A95150" w:rsidRPr="00A95150" w:rsidRDefault="00A95150" w:rsidP="00A95150">
            <w:r w:rsidRPr="00A95150">
              <w:t>0.297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FD9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6DBD6B" w14:textId="77777777" w:rsidR="00A95150" w:rsidRPr="00A95150" w:rsidRDefault="00A95150" w:rsidP="00A95150">
            <w:r w:rsidRPr="00A95150">
              <w:t>8.0143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089DE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9F175C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0203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F0476D" w14:textId="77777777" w:rsidR="00A95150" w:rsidRPr="00A95150" w:rsidRDefault="00A95150" w:rsidP="00A95150">
            <w:r w:rsidRPr="00A95150">
              <w:t>10.792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F106F2" w14:textId="77777777" w:rsidR="00A95150" w:rsidRPr="00A95150" w:rsidRDefault="00A95150" w:rsidP="00A95150"/>
        </w:tc>
      </w:tr>
      <w:tr w:rsidR="00A95150" w:rsidRPr="00A95150" w14:paraId="2E2754D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6CF2A0" w14:textId="77777777" w:rsidR="00A95150" w:rsidRPr="00A95150" w:rsidRDefault="00A95150" w:rsidP="00A95150">
            <w:r w:rsidRPr="00A95150">
              <w:t>Guinée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A4D18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06BCA7" w14:textId="77777777" w:rsidR="00A95150" w:rsidRPr="00A95150" w:rsidRDefault="00A95150" w:rsidP="00A95150">
            <w:r w:rsidRPr="00A95150">
              <w:t>0.6500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0044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30AE59" w14:textId="77777777" w:rsidR="00A95150" w:rsidRPr="00A95150" w:rsidRDefault="00A95150" w:rsidP="00A95150">
            <w:r w:rsidRPr="00A95150">
              <w:t>0.273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59A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856D41" w14:textId="77777777" w:rsidR="00A95150" w:rsidRPr="00A95150" w:rsidRDefault="00A95150" w:rsidP="00A95150">
            <w:r w:rsidRPr="00A95150">
              <w:t>2.3815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BD2DA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8E4899" w14:textId="77777777" w:rsidR="00A95150" w:rsidRPr="00A95150" w:rsidRDefault="00A95150" w:rsidP="00A95150">
            <w:r w:rsidRPr="00A95150"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83EE0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4E365E" w14:textId="77777777" w:rsidR="00A95150" w:rsidRPr="00A95150" w:rsidRDefault="00A95150" w:rsidP="00A95150">
            <w:r w:rsidRPr="00A95150">
              <w:t>1.916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A8868C0" w14:textId="77777777" w:rsidR="00A95150" w:rsidRPr="00A95150" w:rsidRDefault="00A95150" w:rsidP="00A95150"/>
        </w:tc>
      </w:tr>
      <w:tr w:rsidR="00A95150" w:rsidRPr="00A95150" w14:paraId="50BCC88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EF3DDC" w14:textId="77777777" w:rsidR="00A95150" w:rsidRPr="00A95150" w:rsidRDefault="00A95150" w:rsidP="00A95150">
            <w:r w:rsidRPr="00A95150">
              <w:t>Mali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4F4C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EE6DC" w14:textId="77777777" w:rsidR="00A95150" w:rsidRPr="00A95150" w:rsidRDefault="00A95150" w:rsidP="00A95150">
            <w:r w:rsidRPr="00A95150">
              <w:t>0.1783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7B4FB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AE6931" w14:textId="77777777" w:rsidR="00A95150" w:rsidRPr="00A95150" w:rsidRDefault="00A95150" w:rsidP="00A95150">
            <w:r w:rsidRPr="00A95150">
              <w:t>0.348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62F6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546703" w14:textId="77777777" w:rsidR="00A95150" w:rsidRPr="00A95150" w:rsidRDefault="00A95150" w:rsidP="00A95150">
            <w:r w:rsidRPr="00A95150">
              <w:t>0.5126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00E8E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F4E2A1" w14:textId="77777777" w:rsidR="00A95150" w:rsidRPr="00A95150" w:rsidRDefault="00A95150" w:rsidP="00A95150">
            <w:r w:rsidRPr="00A95150">
              <w:t>0.608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A7111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811C0" w14:textId="77777777" w:rsidR="00A95150" w:rsidRPr="00A95150" w:rsidRDefault="00A95150" w:rsidP="00A95150">
            <w:r w:rsidRPr="00A95150">
              <w:t>1.195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DDBD87" w14:textId="77777777" w:rsidR="00A95150" w:rsidRPr="00A95150" w:rsidRDefault="00A95150" w:rsidP="00A95150"/>
        </w:tc>
      </w:tr>
      <w:tr w:rsidR="00A95150" w:rsidRPr="00A95150" w14:paraId="565D6D6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5658668" w14:textId="77777777" w:rsidR="00A95150" w:rsidRPr="00A95150" w:rsidRDefault="00A95150" w:rsidP="00A95150">
            <w:r w:rsidRPr="00A95150">
              <w:t>Mauritanie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E239C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FFDE2" w14:textId="77777777" w:rsidR="00A95150" w:rsidRPr="00A95150" w:rsidRDefault="00A95150" w:rsidP="00A95150">
            <w:r w:rsidRPr="00A95150">
              <w:t>14.9820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4B987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253DD6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C2197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574166" w14:textId="77777777" w:rsidR="00A95150" w:rsidRPr="00A95150" w:rsidRDefault="00A95150" w:rsidP="00A95150">
            <w:r w:rsidRPr="00A95150">
              <w:t>0.0170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7499D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3E478F" w14:textId="77777777" w:rsidR="00A95150" w:rsidRPr="00A95150" w:rsidRDefault="00A95150" w:rsidP="00A95150">
            <w:r w:rsidRPr="00A95150">
              <w:t>0.986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C28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AFBC25" w14:textId="77777777" w:rsidR="00A95150" w:rsidRPr="00A95150" w:rsidRDefault="00A95150" w:rsidP="00A95150">
            <w:r w:rsidRPr="00A95150">
              <w:t>3.21e+6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19C13" w14:textId="77777777" w:rsidR="00A95150" w:rsidRPr="00A95150" w:rsidRDefault="00A95150" w:rsidP="00A95150"/>
        </w:tc>
      </w:tr>
      <w:tr w:rsidR="00A95150" w:rsidRPr="00A95150" w14:paraId="603E401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3BD76C" w14:textId="77777777" w:rsidR="00A95150" w:rsidRPr="00A95150" w:rsidRDefault="00A95150" w:rsidP="00A95150">
            <w:r w:rsidRPr="00A95150">
              <w:t>Niger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C4287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256F1" w14:textId="77777777" w:rsidR="00A95150" w:rsidRPr="00A95150" w:rsidRDefault="00A95150" w:rsidP="00A95150">
            <w:r w:rsidRPr="00A95150">
              <w:t>-13.0686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DE4E5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7043EE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EB09F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ABA39" w14:textId="77777777" w:rsidR="00A95150" w:rsidRPr="00A95150" w:rsidRDefault="00A95150" w:rsidP="00A95150">
            <w:r w:rsidRPr="00A95150">
              <w:t>-0.0148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706F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D2AE5C" w14:textId="77777777" w:rsidR="00A95150" w:rsidRPr="00A95150" w:rsidRDefault="00A95150" w:rsidP="00A95150">
            <w:r w:rsidRPr="00A95150">
              <w:t>0.988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77D2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D9BC64" w14:textId="77777777" w:rsidR="00A95150" w:rsidRPr="00A95150" w:rsidRDefault="00A95150" w:rsidP="00A95150">
            <w:r w:rsidRPr="00A95150">
              <w:t>2.11e-6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1D331A" w14:textId="77777777" w:rsidR="00A95150" w:rsidRPr="00A95150" w:rsidRDefault="00A95150" w:rsidP="00A95150"/>
        </w:tc>
      </w:tr>
      <w:tr w:rsidR="00A95150" w:rsidRPr="00A95150" w14:paraId="73AA04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2C9AED" w14:textId="77777777" w:rsidR="00A95150" w:rsidRPr="00A95150" w:rsidRDefault="00A95150" w:rsidP="00A95150">
            <w:r w:rsidRPr="00A95150">
              <w:t>Nigeria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404C4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BAA233" w14:textId="77777777" w:rsidR="00A95150" w:rsidRPr="00A95150" w:rsidRDefault="00A95150" w:rsidP="00A95150">
            <w:r w:rsidRPr="00A95150">
              <w:t>0.3670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ED3BB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19D13A" w14:textId="77777777" w:rsidR="00A95150" w:rsidRPr="00A95150" w:rsidRDefault="00A95150" w:rsidP="00A95150">
            <w:r w:rsidRPr="00A95150">
              <w:t>0.296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C527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73B7FA" w14:textId="77777777" w:rsidR="00A95150" w:rsidRPr="00A95150" w:rsidRDefault="00A95150" w:rsidP="00A95150">
            <w:r w:rsidRPr="00A95150">
              <w:t>1.2404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65E67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47F5D8" w14:textId="77777777" w:rsidR="00A95150" w:rsidRPr="00A95150" w:rsidRDefault="00A95150" w:rsidP="00A95150">
            <w:r w:rsidRPr="00A95150">
              <w:t>0.215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AF2E4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8FD062" w14:textId="77777777" w:rsidR="00A95150" w:rsidRPr="00A95150" w:rsidRDefault="00A95150" w:rsidP="00A95150">
            <w:r w:rsidRPr="00A95150">
              <w:t>1.443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3A10F9" w14:textId="77777777" w:rsidR="00A95150" w:rsidRPr="00A95150" w:rsidRDefault="00A95150" w:rsidP="00A95150"/>
        </w:tc>
      </w:tr>
      <w:tr w:rsidR="00A95150" w:rsidRPr="00A95150" w14:paraId="40856A2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C7535F3" w14:textId="77777777" w:rsidR="00A95150" w:rsidRPr="00A95150" w:rsidRDefault="00A95150" w:rsidP="00A95150">
            <w:r w:rsidRPr="00A95150">
              <w:t>Sierra-Leone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A39BE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A07A41" w14:textId="77777777" w:rsidR="00A95150" w:rsidRPr="00A95150" w:rsidRDefault="00A95150" w:rsidP="00A95150">
            <w:r w:rsidRPr="00A95150">
              <w:t>-0.3447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7EF63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B782E8" w14:textId="77777777" w:rsidR="00A95150" w:rsidRPr="00A95150" w:rsidRDefault="00A95150" w:rsidP="00A95150">
            <w:r w:rsidRPr="00A95150">
              <w:t>0.419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25AE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9CF719" w14:textId="77777777" w:rsidR="00A95150" w:rsidRPr="00A95150" w:rsidRDefault="00A95150" w:rsidP="00A95150">
            <w:r w:rsidRPr="00A95150">
              <w:t>-0.8224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C0513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F8DB10" w14:textId="77777777" w:rsidR="00A95150" w:rsidRPr="00A95150" w:rsidRDefault="00A95150" w:rsidP="00A95150">
            <w:r w:rsidRPr="00A95150">
              <w:t>0.411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8C91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480EE9" w14:textId="77777777" w:rsidR="00A95150" w:rsidRPr="00A95150" w:rsidRDefault="00A95150" w:rsidP="00A95150">
            <w:r w:rsidRPr="00A95150"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70F576" w14:textId="77777777" w:rsidR="00A95150" w:rsidRPr="00A95150" w:rsidRDefault="00A95150" w:rsidP="00A95150"/>
        </w:tc>
      </w:tr>
      <w:tr w:rsidR="00A95150" w:rsidRPr="00A95150" w14:paraId="1C32FCD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468CDF" w14:textId="77777777" w:rsidR="00A95150" w:rsidRPr="00A95150" w:rsidRDefault="00A95150" w:rsidP="00A95150">
            <w:r w:rsidRPr="00A95150">
              <w:t>Sénégal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7290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0D6EC4" w14:textId="77777777" w:rsidR="00A95150" w:rsidRPr="00A95150" w:rsidRDefault="00A95150" w:rsidP="00A95150">
            <w:r w:rsidRPr="00A95150">
              <w:t>0.1562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F602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F76D0A" w14:textId="77777777" w:rsidR="00A95150" w:rsidRPr="00A95150" w:rsidRDefault="00A95150" w:rsidP="00A95150">
            <w:r w:rsidRPr="00A95150">
              <w:t>0.214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1EE21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D359F3" w14:textId="77777777" w:rsidR="00A95150" w:rsidRPr="00A95150" w:rsidRDefault="00A95150" w:rsidP="00A95150">
            <w:r w:rsidRPr="00A95150">
              <w:t>0.7308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2EACD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A8E3B4" w14:textId="77777777" w:rsidR="00A95150" w:rsidRPr="00A95150" w:rsidRDefault="00A95150" w:rsidP="00A95150">
            <w:r w:rsidRPr="00A95150"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34746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62E271" w14:textId="77777777" w:rsidR="00A95150" w:rsidRPr="00A95150" w:rsidRDefault="00A95150" w:rsidP="00A95150">
            <w:r w:rsidRPr="00A95150">
              <w:t>1.169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960462" w14:textId="77777777" w:rsidR="00A95150" w:rsidRPr="00A95150" w:rsidRDefault="00A95150" w:rsidP="00A95150"/>
        </w:tc>
      </w:tr>
      <w:tr w:rsidR="00A95150" w:rsidRPr="00A95150" w14:paraId="28CD40A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B1AAAC1" w14:textId="77777777" w:rsidR="00A95150" w:rsidRPr="00A95150" w:rsidRDefault="00A95150" w:rsidP="00A95150">
            <w:r w:rsidRPr="00A95150">
              <w:lastRenderedPageBreak/>
              <w:t>Tchad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15A87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ECF542" w14:textId="77777777" w:rsidR="00A95150" w:rsidRPr="00A95150" w:rsidRDefault="00A95150" w:rsidP="00A95150">
            <w:r w:rsidRPr="00A95150">
              <w:t>-0.6208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9D3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94C522" w14:textId="77777777" w:rsidR="00A95150" w:rsidRPr="00A95150" w:rsidRDefault="00A95150" w:rsidP="00A95150">
            <w:r w:rsidRPr="00A95150">
              <w:t>0.436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5B512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496DC" w14:textId="77777777" w:rsidR="00A95150" w:rsidRPr="00A95150" w:rsidRDefault="00A95150" w:rsidP="00A95150">
            <w:r w:rsidRPr="00A95150">
              <w:t>-1.4242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5C6C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B6CC1B" w14:textId="77777777" w:rsidR="00A95150" w:rsidRPr="00A95150" w:rsidRDefault="00A95150" w:rsidP="00A95150">
            <w:r w:rsidRPr="00A95150"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C126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E3CFF0" w14:textId="77777777" w:rsidR="00A95150" w:rsidRPr="00A95150" w:rsidRDefault="00A95150" w:rsidP="00A95150">
            <w:r w:rsidRPr="00A95150">
              <w:t>0.537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AD20B9" w14:textId="77777777" w:rsidR="00A95150" w:rsidRPr="00A95150" w:rsidRDefault="00A95150" w:rsidP="00A95150"/>
        </w:tc>
      </w:tr>
      <w:tr w:rsidR="00A95150" w:rsidRPr="00A95150" w14:paraId="543314D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374D7E" w14:textId="77777777" w:rsidR="00A95150" w:rsidRPr="00A95150" w:rsidRDefault="00A95150" w:rsidP="00A95150">
            <w:r w:rsidRPr="00A95150">
              <w:t>Togo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A4C56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359FBC" w14:textId="77777777" w:rsidR="00A95150" w:rsidRPr="00A95150" w:rsidRDefault="00A95150" w:rsidP="00A95150">
            <w:r w:rsidRPr="00A95150">
              <w:t>-0.1471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3DECA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AC982A" w14:textId="77777777" w:rsidR="00A95150" w:rsidRPr="00A95150" w:rsidRDefault="00A95150" w:rsidP="00A95150">
            <w:r w:rsidRPr="00A95150">
              <w:t>0.813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56406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F16B49" w14:textId="77777777" w:rsidR="00A95150" w:rsidRPr="00A95150" w:rsidRDefault="00A95150" w:rsidP="00A95150">
            <w:r w:rsidRPr="00A95150">
              <w:t>-0.1808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ADAE7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0A774D" w14:textId="77777777" w:rsidR="00A95150" w:rsidRPr="00A95150" w:rsidRDefault="00A95150" w:rsidP="00A95150">
            <w:r w:rsidRPr="00A95150">
              <w:t>0.856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8F92A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AB830" w14:textId="77777777" w:rsidR="00A95150" w:rsidRPr="00A95150" w:rsidRDefault="00A95150" w:rsidP="00A95150">
            <w:r w:rsidRPr="00A95150">
              <w:t>0.863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78CBE7" w14:textId="77777777" w:rsidR="00A95150" w:rsidRPr="00A95150" w:rsidRDefault="00A95150" w:rsidP="00A95150"/>
        </w:tc>
      </w:tr>
      <w:tr w:rsidR="00A95150" w:rsidRPr="00A95150" w14:paraId="79D71F9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B25CBC" w14:textId="77777777" w:rsidR="00A95150" w:rsidRPr="00A95150" w:rsidRDefault="00A95150" w:rsidP="00A95150">
            <w:r w:rsidRPr="00A95150">
              <w:t>CountryOfReturn: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9C64B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D0F18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CEF6E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E3B9FD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62FB3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4C8B2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83420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886E0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F266A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57DEA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061817" w14:textId="77777777" w:rsidR="00A95150" w:rsidRPr="00A95150" w:rsidRDefault="00A95150" w:rsidP="00A95150"/>
        </w:tc>
      </w:tr>
      <w:tr w:rsidR="00A95150" w:rsidRPr="00A95150" w14:paraId="26ECE43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CE4D494" w14:textId="77777777" w:rsidR="00A95150" w:rsidRPr="00A95150" w:rsidRDefault="00A95150" w:rsidP="00A95150">
            <w:r w:rsidRPr="00A95150">
              <w:t>Autre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BC061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41548D" w14:textId="77777777" w:rsidR="00A95150" w:rsidRPr="00A95150" w:rsidRDefault="00A95150" w:rsidP="00A95150">
            <w:r w:rsidRPr="00A95150">
              <w:t>-0.1093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557CA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9C75A1" w14:textId="77777777" w:rsidR="00A95150" w:rsidRPr="00A95150" w:rsidRDefault="00A95150" w:rsidP="00A95150">
            <w:r w:rsidRPr="00A95150">
              <w:t>0.263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595C3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42CDC" w14:textId="77777777" w:rsidR="00A95150" w:rsidRPr="00A95150" w:rsidRDefault="00A95150" w:rsidP="00A95150">
            <w:r w:rsidRPr="00A95150">
              <w:t>-0.4155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9BD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CC4017" w14:textId="77777777" w:rsidR="00A95150" w:rsidRPr="00A95150" w:rsidRDefault="00A95150" w:rsidP="00A95150">
            <w:r w:rsidRPr="00A95150">
              <w:t>0.678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3A82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165B99" w14:textId="77777777" w:rsidR="00A95150" w:rsidRPr="00A95150" w:rsidRDefault="00A95150" w:rsidP="00A95150">
            <w:r w:rsidRPr="00A95150">
              <w:t>0.896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1C4D359" w14:textId="77777777" w:rsidR="00A95150" w:rsidRPr="00A95150" w:rsidRDefault="00A95150" w:rsidP="00A95150"/>
        </w:tc>
      </w:tr>
      <w:tr w:rsidR="00A95150" w:rsidRPr="00A95150" w14:paraId="2D7A82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8FBAE3A" w14:textId="77777777" w:rsidR="00A95150" w:rsidRPr="00A95150" w:rsidRDefault="00A95150" w:rsidP="00A95150">
            <w:r w:rsidRPr="00A95150">
              <w:t>Burkina Faso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57D34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50BCA2" w14:textId="77777777" w:rsidR="00A95150" w:rsidRPr="00A95150" w:rsidRDefault="00A95150" w:rsidP="00A95150">
            <w:r w:rsidRPr="00A95150">
              <w:t>-0.0629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61600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ADC9D3" w14:textId="77777777" w:rsidR="00A95150" w:rsidRPr="00A95150" w:rsidRDefault="00A95150" w:rsidP="00A95150">
            <w:r w:rsidRPr="00A95150"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24A9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80B0CA" w14:textId="77777777" w:rsidR="00A95150" w:rsidRPr="00A95150" w:rsidRDefault="00A95150" w:rsidP="00A95150">
            <w:r w:rsidRPr="00A95150">
              <w:t>-0.0803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0B14D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2B65AE" w14:textId="77777777" w:rsidR="00A95150" w:rsidRPr="00A95150" w:rsidRDefault="00A95150" w:rsidP="00A95150">
            <w:r w:rsidRPr="00A95150">
              <w:t>0.936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E89B6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9F8EEC" w14:textId="77777777" w:rsidR="00A95150" w:rsidRPr="00A95150" w:rsidRDefault="00A95150" w:rsidP="00A95150">
            <w:r w:rsidRPr="00A95150">
              <w:t>0.939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3AC3E9" w14:textId="77777777" w:rsidR="00A95150" w:rsidRPr="00A95150" w:rsidRDefault="00A95150" w:rsidP="00A95150"/>
        </w:tc>
      </w:tr>
      <w:tr w:rsidR="00A95150" w:rsidRPr="00A95150" w14:paraId="3540321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F72065" w14:textId="77777777" w:rsidR="00A95150" w:rsidRPr="00A95150" w:rsidRDefault="00A95150" w:rsidP="00A95150">
            <w:r w:rsidRPr="00A95150">
              <w:t>Cameroun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A2AD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DFC21C" w14:textId="77777777" w:rsidR="00A95150" w:rsidRPr="00A95150" w:rsidRDefault="00A95150" w:rsidP="00A95150">
            <w:r w:rsidRPr="00A95150">
              <w:t>0.8820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2683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82B7AD" w14:textId="77777777" w:rsidR="00A95150" w:rsidRPr="00A95150" w:rsidRDefault="00A95150" w:rsidP="00A95150">
            <w:r w:rsidRPr="00A95150">
              <w:t>1.243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CD44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549F4" w14:textId="77777777" w:rsidR="00A95150" w:rsidRPr="00A95150" w:rsidRDefault="00A95150" w:rsidP="00A95150">
            <w:r w:rsidRPr="00A95150">
              <w:t>0.7094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B2F42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4C4B56" w14:textId="77777777" w:rsidR="00A95150" w:rsidRPr="00A95150" w:rsidRDefault="00A95150" w:rsidP="00A95150">
            <w:r w:rsidRPr="00A95150">
              <w:t>0.478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F308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A06D93" w14:textId="77777777" w:rsidR="00A95150" w:rsidRPr="00A95150" w:rsidRDefault="00A95150" w:rsidP="00A95150">
            <w:r w:rsidRPr="00A95150">
              <w:t>2.416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9877FF" w14:textId="77777777" w:rsidR="00A95150" w:rsidRPr="00A95150" w:rsidRDefault="00A95150" w:rsidP="00A95150"/>
        </w:tc>
      </w:tr>
      <w:tr w:rsidR="00A95150" w:rsidRPr="00A95150" w14:paraId="217F91D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ACDE4D5" w14:textId="77777777" w:rsidR="00A95150" w:rsidRPr="00A95150" w:rsidRDefault="00A95150" w:rsidP="00A95150">
            <w:r w:rsidRPr="00A95150">
              <w:t>Chad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D0A8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E5D066" w14:textId="77777777" w:rsidR="00A95150" w:rsidRPr="00A95150" w:rsidRDefault="00A95150" w:rsidP="00A95150">
            <w:r w:rsidRPr="00A95150">
              <w:t>-0.5272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7890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DA773" w14:textId="77777777" w:rsidR="00A95150" w:rsidRPr="00A95150" w:rsidRDefault="00A95150" w:rsidP="00A95150">
            <w:r w:rsidRPr="00A95150">
              <w:t>0.536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DB3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0B637" w14:textId="77777777" w:rsidR="00A95150" w:rsidRPr="00A95150" w:rsidRDefault="00A95150" w:rsidP="00A95150">
            <w:r w:rsidRPr="00A95150">
              <w:t>-0.9836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5B647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2B5A8A" w14:textId="77777777" w:rsidR="00A95150" w:rsidRPr="00A95150" w:rsidRDefault="00A95150" w:rsidP="00A95150">
            <w:r w:rsidRPr="00A95150">
              <w:t>0.325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3D4A7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D5E3AAE" w14:textId="77777777" w:rsidR="00A95150" w:rsidRPr="00A95150" w:rsidRDefault="00A95150" w:rsidP="00A95150">
            <w:r w:rsidRPr="00A95150">
              <w:t>0.590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FDE679" w14:textId="77777777" w:rsidR="00A95150" w:rsidRPr="00A95150" w:rsidRDefault="00A95150" w:rsidP="00A95150"/>
        </w:tc>
      </w:tr>
      <w:tr w:rsidR="00A95150" w:rsidRPr="00A95150" w14:paraId="58F4781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609BAF2" w14:textId="77777777" w:rsidR="00A95150" w:rsidRPr="00A95150" w:rsidRDefault="00A95150" w:rsidP="00A95150">
            <w:r w:rsidRPr="00A95150">
              <w:t>Gambie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59C5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BD248" w14:textId="77777777" w:rsidR="00A95150" w:rsidRPr="00A95150" w:rsidRDefault="00A95150" w:rsidP="00A95150">
            <w:r w:rsidRPr="00A95150">
              <w:t>-0.3078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9EE6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064DDA" w14:textId="77777777" w:rsidR="00A95150" w:rsidRPr="00A95150" w:rsidRDefault="00A95150" w:rsidP="00A95150">
            <w:r w:rsidRPr="00A95150">
              <w:t>1.253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E58D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79B5E9" w14:textId="77777777" w:rsidR="00A95150" w:rsidRPr="00A95150" w:rsidRDefault="00A95150" w:rsidP="00A95150">
            <w:r w:rsidRPr="00A95150">
              <w:t>-0.2457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49A1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0D83427" w14:textId="77777777" w:rsidR="00A95150" w:rsidRPr="00A95150" w:rsidRDefault="00A95150" w:rsidP="00A95150">
            <w:r w:rsidRPr="00A95150">
              <w:t>0.806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155A72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ADEC9" w14:textId="77777777" w:rsidR="00A95150" w:rsidRPr="00A95150" w:rsidRDefault="00A95150" w:rsidP="00A95150">
            <w:r w:rsidRPr="00A95150">
              <w:t>0.735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418768" w14:textId="77777777" w:rsidR="00A95150" w:rsidRPr="00A95150" w:rsidRDefault="00A95150" w:rsidP="00A95150"/>
        </w:tc>
      </w:tr>
      <w:tr w:rsidR="00A95150" w:rsidRPr="00A95150" w14:paraId="10A1952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AF3BD5" w14:textId="77777777" w:rsidR="00A95150" w:rsidRPr="00A95150" w:rsidRDefault="00A95150" w:rsidP="00A95150">
            <w:r w:rsidRPr="00A95150">
              <w:t>Ghana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9726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AA31D0" w14:textId="77777777" w:rsidR="00A95150" w:rsidRPr="00A95150" w:rsidRDefault="00A95150" w:rsidP="00A95150">
            <w:r w:rsidRPr="00A95150">
              <w:t>14.7543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45C8F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B5B62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2DAC8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05610" w14:textId="77777777" w:rsidR="00A95150" w:rsidRPr="00A95150" w:rsidRDefault="00A95150" w:rsidP="00A95150">
            <w:r w:rsidRPr="00A95150">
              <w:t>0.0167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32854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307427" w14:textId="77777777" w:rsidR="00A95150" w:rsidRPr="00A95150" w:rsidRDefault="00A95150" w:rsidP="00A95150">
            <w:r w:rsidRPr="00A95150"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E4B0D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611C8A" w14:textId="77777777" w:rsidR="00A95150" w:rsidRPr="00A95150" w:rsidRDefault="00A95150" w:rsidP="00A95150">
            <w:r w:rsidRPr="00A95150">
              <w:t>2.56e+6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90E4AD" w14:textId="77777777" w:rsidR="00A95150" w:rsidRPr="00A95150" w:rsidRDefault="00A95150" w:rsidP="00A95150"/>
        </w:tc>
      </w:tr>
      <w:tr w:rsidR="00A95150" w:rsidRPr="00A95150" w14:paraId="15E6CEF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1E36D2E" w14:textId="77777777" w:rsidR="00A95150" w:rsidRPr="00A95150" w:rsidRDefault="00A95150" w:rsidP="00A95150">
            <w:r w:rsidRPr="00A95150">
              <w:t>Lybie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E0552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2F9209" w14:textId="77777777" w:rsidR="00A95150" w:rsidRPr="00A95150" w:rsidRDefault="00A95150" w:rsidP="00A95150">
            <w:r w:rsidRPr="00A95150">
              <w:t>0.2633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2271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A212DD" w14:textId="77777777" w:rsidR="00A95150" w:rsidRPr="00A95150" w:rsidRDefault="00A95150" w:rsidP="00A95150">
            <w:r w:rsidRPr="00A95150">
              <w:t>0.155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BA980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663188" w14:textId="77777777" w:rsidR="00A95150" w:rsidRPr="00A95150" w:rsidRDefault="00A95150" w:rsidP="00A95150">
            <w:r w:rsidRPr="00A95150">
              <w:t>1.6937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7201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E64182" w14:textId="77777777" w:rsidR="00A95150" w:rsidRPr="00A95150" w:rsidRDefault="00A95150" w:rsidP="00A95150">
            <w:r w:rsidRPr="00A95150"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6BF27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0A734" w14:textId="77777777" w:rsidR="00A95150" w:rsidRPr="00A95150" w:rsidRDefault="00A95150" w:rsidP="00A95150">
            <w:r w:rsidRPr="00A95150">
              <w:t>1.301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5B3AAD" w14:textId="77777777" w:rsidR="00A95150" w:rsidRPr="00A95150" w:rsidRDefault="00A95150" w:rsidP="00A95150"/>
        </w:tc>
      </w:tr>
      <w:tr w:rsidR="00A95150" w:rsidRPr="00A95150" w14:paraId="1228167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9DFA6C" w14:textId="77777777" w:rsidR="00A95150" w:rsidRPr="00A95150" w:rsidRDefault="00A95150" w:rsidP="00A95150">
            <w:r w:rsidRPr="00A95150">
              <w:t>Mali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9CD94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483CAE" w14:textId="77777777" w:rsidR="00A95150" w:rsidRPr="00A95150" w:rsidRDefault="00A95150" w:rsidP="00A95150">
            <w:r w:rsidRPr="00A95150">
              <w:t>0.3406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4CA86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E5D61A" w14:textId="77777777" w:rsidR="00A95150" w:rsidRPr="00A95150" w:rsidRDefault="00A95150" w:rsidP="00A95150">
            <w:r w:rsidRPr="00A95150">
              <w:t>0.447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539D5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CC873D7" w14:textId="77777777" w:rsidR="00A95150" w:rsidRPr="00A95150" w:rsidRDefault="00A95150" w:rsidP="00A95150">
            <w:r w:rsidRPr="00A95150">
              <w:t>0.7627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0D96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0CCCF" w14:textId="77777777" w:rsidR="00A95150" w:rsidRPr="00A95150" w:rsidRDefault="00A95150" w:rsidP="00A95150">
            <w:r w:rsidRPr="00A95150"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6E083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3E698C" w14:textId="77777777" w:rsidR="00A95150" w:rsidRPr="00A95150" w:rsidRDefault="00A95150" w:rsidP="00A95150">
            <w:r w:rsidRPr="00A95150">
              <w:t>1.406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63D67B" w14:textId="77777777" w:rsidR="00A95150" w:rsidRPr="00A95150" w:rsidRDefault="00A95150" w:rsidP="00A95150"/>
        </w:tc>
      </w:tr>
      <w:tr w:rsidR="00A95150" w:rsidRPr="00A95150" w14:paraId="0166FAD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6F36731" w14:textId="77777777" w:rsidR="00A95150" w:rsidRPr="00A95150" w:rsidRDefault="00A95150" w:rsidP="00A95150">
            <w:r w:rsidRPr="00A95150">
              <w:t>Maroc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CA9BF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CE326B" w14:textId="77777777" w:rsidR="00A95150" w:rsidRPr="00A95150" w:rsidRDefault="00A95150" w:rsidP="00A95150">
            <w:r w:rsidRPr="00A95150">
              <w:t>0.1662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70E4A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FF98FB" w14:textId="77777777" w:rsidR="00A95150" w:rsidRPr="00A95150" w:rsidRDefault="00A95150" w:rsidP="00A95150">
            <w:r w:rsidRPr="00A95150">
              <w:t>0.172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79C9A4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D70EAD" w14:textId="77777777" w:rsidR="00A95150" w:rsidRPr="00A95150" w:rsidRDefault="00A95150" w:rsidP="00A95150">
            <w:r w:rsidRPr="00A95150">
              <w:t>0.9684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AD2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588E8C" w14:textId="77777777" w:rsidR="00A95150" w:rsidRPr="00A95150" w:rsidRDefault="00A95150" w:rsidP="00A95150">
            <w:r w:rsidRPr="00A95150">
              <w:t>0.333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61936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6000A0" w14:textId="77777777" w:rsidR="00A95150" w:rsidRPr="00A95150" w:rsidRDefault="00A95150" w:rsidP="00A95150">
            <w:r w:rsidRPr="00A95150">
              <w:t>1.181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4D4DE" w14:textId="77777777" w:rsidR="00A95150" w:rsidRPr="00A95150" w:rsidRDefault="00A95150" w:rsidP="00A95150"/>
        </w:tc>
      </w:tr>
      <w:tr w:rsidR="00A95150" w:rsidRPr="00A95150" w14:paraId="1C30CA4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6B24B7E" w14:textId="77777777" w:rsidR="00A95150" w:rsidRPr="00A95150" w:rsidRDefault="00A95150" w:rsidP="00A95150">
            <w:r w:rsidRPr="00A95150">
              <w:t>Mauritanie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0719D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77E03D" w14:textId="77777777" w:rsidR="00A95150" w:rsidRPr="00A95150" w:rsidRDefault="00A95150" w:rsidP="00A95150">
            <w:r w:rsidRPr="00A95150">
              <w:t>-0.6963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E283C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E5B67D" w14:textId="77777777" w:rsidR="00A95150" w:rsidRPr="00A95150" w:rsidRDefault="00A95150" w:rsidP="00A95150">
            <w:r w:rsidRPr="00A95150">
              <w:t>0.502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96D3C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6F7CB" w14:textId="77777777" w:rsidR="00A95150" w:rsidRPr="00A95150" w:rsidRDefault="00A95150" w:rsidP="00A95150">
            <w:r w:rsidRPr="00A95150">
              <w:t>-1.3873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0E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48B3DA" w14:textId="77777777" w:rsidR="00A95150" w:rsidRPr="00A95150" w:rsidRDefault="00A95150" w:rsidP="00A95150">
            <w:r w:rsidRPr="00A95150">
              <w:t>0.165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2884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6054A6" w14:textId="77777777" w:rsidR="00A95150" w:rsidRPr="00A95150" w:rsidRDefault="00A95150" w:rsidP="00A95150">
            <w:r w:rsidRPr="00A95150">
              <w:t>0.498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9C4C88" w14:textId="77777777" w:rsidR="00A95150" w:rsidRPr="00A95150" w:rsidRDefault="00A95150" w:rsidP="00A95150"/>
        </w:tc>
      </w:tr>
      <w:tr w:rsidR="00A95150" w:rsidRPr="00A95150" w14:paraId="07643B3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16CD13EF" w14:textId="77777777" w:rsidR="00A95150" w:rsidRPr="00A95150" w:rsidRDefault="00A95150" w:rsidP="00A95150">
            <w:r w:rsidRPr="00A95150">
              <w:t>Niger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828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574C1" w14:textId="77777777" w:rsidR="00A95150" w:rsidRPr="00A95150" w:rsidRDefault="00A95150" w:rsidP="00A95150">
            <w:r w:rsidRPr="00A95150">
              <w:t>0.2499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7CD74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5C4784" w14:textId="77777777" w:rsidR="00A95150" w:rsidRPr="00A95150" w:rsidRDefault="00A95150" w:rsidP="00A95150">
            <w:r w:rsidRPr="00A95150"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062A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466AE1" w14:textId="77777777" w:rsidR="00A95150" w:rsidRPr="00A95150" w:rsidRDefault="00A95150" w:rsidP="00A95150">
            <w:r w:rsidRPr="00A95150">
              <w:t>1.6238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7F001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33880F" w14:textId="77777777" w:rsidR="00A95150" w:rsidRPr="00A95150" w:rsidRDefault="00A95150" w:rsidP="00A95150">
            <w:r w:rsidRPr="00A95150">
              <w:t>0.104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F7A48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6EC8D9" w14:textId="77777777" w:rsidR="00A95150" w:rsidRPr="00A95150" w:rsidRDefault="00A95150" w:rsidP="00A95150">
            <w:r w:rsidRPr="00A95150">
              <w:t>1.284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BFA74" w14:textId="77777777" w:rsidR="00A95150" w:rsidRPr="00A95150" w:rsidRDefault="00A95150" w:rsidP="00A95150"/>
        </w:tc>
      </w:tr>
      <w:tr w:rsidR="00A95150" w:rsidRPr="00A95150" w14:paraId="0F0D2D5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4159D2" w14:textId="77777777" w:rsidR="00A95150" w:rsidRPr="00A95150" w:rsidRDefault="00A95150" w:rsidP="00A95150">
            <w:r w:rsidRPr="00A95150">
              <w:t>Gender: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1F8BC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423DD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4C28B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1ED3C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B6F5F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A0685B5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44321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42852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FC13F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6FE44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A54321" w14:textId="77777777" w:rsidR="00A95150" w:rsidRPr="00A95150" w:rsidRDefault="00A95150" w:rsidP="00A95150"/>
        </w:tc>
      </w:tr>
      <w:tr w:rsidR="00A95150" w:rsidRPr="00A95150" w14:paraId="572B279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7905EA9" w14:textId="77777777" w:rsidR="00A95150" w:rsidRPr="00A95150" w:rsidRDefault="00A95150" w:rsidP="00A95150">
            <w:r w:rsidRPr="00A95150">
              <w:t>Masculin – Féminin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8C31E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62D005" w14:textId="77777777" w:rsidR="00A95150" w:rsidRPr="00A95150" w:rsidRDefault="00A95150" w:rsidP="00A95150">
            <w:r w:rsidRPr="00A95150">
              <w:t>0.6572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321A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518B" w14:textId="77777777" w:rsidR="00A95150" w:rsidRPr="00A95150" w:rsidRDefault="00A95150" w:rsidP="00A95150">
            <w:r w:rsidRPr="00A95150">
              <w:t>0.190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4B078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6DA60F" w14:textId="77777777" w:rsidR="00A95150" w:rsidRPr="00A95150" w:rsidRDefault="00A95150" w:rsidP="00A95150">
            <w:r w:rsidRPr="00A95150">
              <w:t>3.4595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884E6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4FE7D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13F44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8F0CBA" w14:textId="77777777" w:rsidR="00A95150" w:rsidRPr="00A95150" w:rsidRDefault="00A95150" w:rsidP="00A95150">
            <w:r w:rsidRPr="00A95150">
              <w:t>1.929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E8199C" w14:textId="77777777" w:rsidR="00A95150" w:rsidRPr="00A95150" w:rsidRDefault="00A95150" w:rsidP="00A95150"/>
        </w:tc>
      </w:tr>
      <w:tr w:rsidR="00A95150" w:rsidRPr="00A95150" w14:paraId="6C2A9B9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0B32" w14:textId="77777777" w:rsidR="00A95150" w:rsidRPr="00ED0898" w:rsidRDefault="00A95150" w:rsidP="00A95150">
            <w:pPr>
              <w:rPr>
                <w:lang w:val="fr-FR"/>
                <w:rPrChange w:id="94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95" w:author="BERTHET-VALDOIS Julie" w:date="2023-06-12T17:56:00Z">
                  <w:rPr/>
                </w:rPrChange>
              </w:rPr>
              <w:t>Ne souhaite pas répondre – Féminin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AC3A02" w14:textId="77777777" w:rsidR="00A95150" w:rsidRPr="00ED0898" w:rsidRDefault="00A95150" w:rsidP="00A95150">
            <w:pPr>
              <w:rPr>
                <w:lang w:val="fr-FR"/>
                <w:rPrChange w:id="96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3A2516" w14:textId="77777777" w:rsidR="00A95150" w:rsidRPr="00A95150" w:rsidRDefault="00A95150" w:rsidP="00A95150">
            <w:r w:rsidRPr="00A95150">
              <w:t>-13.9794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AD85F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F97825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8329B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2E41823" w14:textId="77777777" w:rsidR="00A95150" w:rsidRPr="00A95150" w:rsidRDefault="00A95150" w:rsidP="00A95150">
            <w:r w:rsidRPr="00A95150">
              <w:t>-0.0158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37EDB9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BA3640" w14:textId="77777777" w:rsidR="00A95150" w:rsidRPr="00A95150" w:rsidRDefault="00A95150" w:rsidP="00A95150">
            <w:r w:rsidRPr="00A95150"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BFF0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724C2E" w14:textId="77777777" w:rsidR="00A95150" w:rsidRPr="00A95150" w:rsidRDefault="00A95150" w:rsidP="00A95150">
            <w:r w:rsidRPr="00A95150">
              <w:t>8.49e-7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E15FF3" w14:textId="77777777" w:rsidR="00A95150" w:rsidRPr="00A95150" w:rsidRDefault="00A95150" w:rsidP="00A95150"/>
        </w:tc>
      </w:tr>
      <w:tr w:rsidR="00A95150" w:rsidRPr="00A95150" w14:paraId="685FC3A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F86B6" w14:textId="77777777" w:rsidR="00A95150" w:rsidRPr="00A95150" w:rsidRDefault="00A95150" w:rsidP="00A95150">
            <w:r w:rsidRPr="00A95150">
              <w:t>AgeGroup: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FFB70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1D693F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5B90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CACB5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797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B79373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A085E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3DFB0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D4555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DBF3D4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5EF72" w14:textId="77777777" w:rsidR="00A95150" w:rsidRPr="00A95150" w:rsidRDefault="00A95150" w:rsidP="00A95150"/>
        </w:tc>
      </w:tr>
      <w:tr w:rsidR="00A95150" w:rsidRPr="00A95150" w14:paraId="36C94C7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CE2A6D4" w14:textId="77777777" w:rsidR="00A95150" w:rsidRPr="00A95150" w:rsidRDefault="00A95150" w:rsidP="00A95150">
            <w:r w:rsidRPr="00A95150">
              <w:t>14-17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26EAD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0BC2BA" w14:textId="77777777" w:rsidR="00A95150" w:rsidRPr="00A95150" w:rsidRDefault="00A95150" w:rsidP="00A95150">
            <w:r w:rsidRPr="00A95150">
              <w:t>1.1410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3A08C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6F7E67" w14:textId="77777777" w:rsidR="00A95150" w:rsidRPr="00A95150" w:rsidRDefault="00A95150" w:rsidP="00A95150">
            <w:r w:rsidRPr="00A95150">
              <w:t>1.082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5113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670148" w14:textId="77777777" w:rsidR="00A95150" w:rsidRPr="00A95150" w:rsidRDefault="00A95150" w:rsidP="00A95150">
            <w:r w:rsidRPr="00A95150">
              <w:t>1.0541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D57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11F373" w14:textId="77777777" w:rsidR="00A95150" w:rsidRPr="00A95150" w:rsidRDefault="00A95150" w:rsidP="00A95150">
            <w:r w:rsidRPr="00A95150">
              <w:t>0.292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B5459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3C72C7" w14:textId="77777777" w:rsidR="00A95150" w:rsidRPr="00A95150" w:rsidRDefault="00A95150" w:rsidP="00A95150">
            <w:r w:rsidRPr="00A95150">
              <w:t>3.130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BEE7E" w14:textId="77777777" w:rsidR="00A95150" w:rsidRPr="00A95150" w:rsidRDefault="00A95150" w:rsidP="00A95150"/>
        </w:tc>
      </w:tr>
      <w:tr w:rsidR="00A95150" w:rsidRPr="00A95150" w14:paraId="2CFD386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386377B" w14:textId="77777777" w:rsidR="00A95150" w:rsidRPr="00A95150" w:rsidRDefault="00A95150" w:rsidP="00A95150">
            <w:r w:rsidRPr="00A95150">
              <w:t>18-35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0B5E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36E25" w14:textId="77777777" w:rsidR="00A95150" w:rsidRPr="00A95150" w:rsidRDefault="00A95150" w:rsidP="00A95150">
            <w:r w:rsidRPr="00A95150">
              <w:t>0.0473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E5792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66973A" w14:textId="77777777" w:rsidR="00A95150" w:rsidRPr="00A95150" w:rsidRDefault="00A95150" w:rsidP="00A95150">
            <w:r w:rsidRPr="00A95150">
              <w:t>0.822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C46AC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144E9" w14:textId="77777777" w:rsidR="00A95150" w:rsidRPr="00A95150" w:rsidRDefault="00A95150" w:rsidP="00A95150">
            <w:r w:rsidRPr="00A95150">
              <w:t>0.0575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FD78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0C9E54" w14:textId="77777777" w:rsidR="00A95150" w:rsidRPr="00A95150" w:rsidRDefault="00A95150" w:rsidP="00A95150">
            <w:r w:rsidRPr="00A95150">
              <w:t>0.954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22EFE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5A66A1" w14:textId="77777777" w:rsidR="00A95150" w:rsidRPr="00A95150" w:rsidRDefault="00A95150" w:rsidP="00A95150">
            <w:r w:rsidRPr="00A95150">
              <w:t>1.048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0161E" w14:textId="77777777" w:rsidR="00A95150" w:rsidRPr="00A95150" w:rsidRDefault="00A95150" w:rsidP="00A95150"/>
        </w:tc>
      </w:tr>
      <w:tr w:rsidR="00A95150" w:rsidRPr="00A95150" w14:paraId="31C071C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96936B6" w14:textId="77777777" w:rsidR="00A95150" w:rsidRPr="00A95150" w:rsidRDefault="00A95150" w:rsidP="00A95150">
            <w:r w:rsidRPr="00A95150">
              <w:t>36-65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64AA8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B32C" w14:textId="77777777" w:rsidR="00A95150" w:rsidRPr="00A95150" w:rsidRDefault="00A95150" w:rsidP="00A95150">
            <w:r w:rsidRPr="00A95150">
              <w:t>-0.5064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B9718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4634DE" w14:textId="77777777" w:rsidR="00A95150" w:rsidRPr="00A95150" w:rsidRDefault="00A95150" w:rsidP="00A95150">
            <w:r w:rsidRPr="00A95150"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67122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300C0E" w14:textId="77777777" w:rsidR="00A95150" w:rsidRPr="00A95150" w:rsidRDefault="00A95150" w:rsidP="00A95150">
            <w:r w:rsidRPr="00A95150">
              <w:t>-0.6115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4B3D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766A6C" w14:textId="77777777" w:rsidR="00A95150" w:rsidRPr="00A95150" w:rsidRDefault="00A95150" w:rsidP="00A95150">
            <w:r w:rsidRPr="00A95150">
              <w:t>0.541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DD75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028E0C" w14:textId="77777777" w:rsidR="00A95150" w:rsidRPr="00A95150" w:rsidRDefault="00A95150" w:rsidP="00A95150">
            <w:r w:rsidRPr="00A95150">
              <w:t>0.603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1020A1" w14:textId="77777777" w:rsidR="00A95150" w:rsidRPr="00A95150" w:rsidRDefault="00A95150" w:rsidP="00A95150"/>
        </w:tc>
      </w:tr>
      <w:tr w:rsidR="00A95150" w:rsidRPr="00A95150" w14:paraId="781A94F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DA4027" w14:textId="77777777" w:rsidR="00A95150" w:rsidRPr="00A95150" w:rsidRDefault="00A95150" w:rsidP="00A95150">
            <w:r w:rsidRPr="00A95150">
              <w:t>BusinessType: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DBF5F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78618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2F6A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D208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D606A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8C926A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DDB30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2A213C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49C0C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75852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823AE8" w14:textId="77777777" w:rsidR="00A95150" w:rsidRPr="00A95150" w:rsidRDefault="00A95150" w:rsidP="00A95150"/>
        </w:tc>
      </w:tr>
      <w:tr w:rsidR="00A95150" w:rsidRPr="00A95150" w14:paraId="4B2E3FA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ED2D5C0" w14:textId="77777777" w:rsidR="00A95150" w:rsidRPr="00A95150" w:rsidRDefault="00A95150" w:rsidP="00A95150">
            <w:r w:rsidRPr="00A95150">
              <w:t>Artisan-Ouvrier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5EFBC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E7ACD" w14:textId="77777777" w:rsidR="00A95150" w:rsidRPr="00A95150" w:rsidRDefault="00A95150" w:rsidP="00A95150">
            <w:r w:rsidRPr="00A95150">
              <w:t>0.1077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EA05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DF29A5" w14:textId="77777777" w:rsidR="00A95150" w:rsidRPr="00A95150" w:rsidRDefault="00A95150" w:rsidP="00A95150">
            <w:r w:rsidRPr="00A95150">
              <w:t>0.330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4D933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1614AD" w14:textId="77777777" w:rsidR="00A95150" w:rsidRPr="00A95150" w:rsidRDefault="00A95150" w:rsidP="00A95150">
            <w:r w:rsidRPr="00A95150">
              <w:t>0.3266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240D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1F6F16" w14:textId="77777777" w:rsidR="00A95150" w:rsidRPr="00A95150" w:rsidRDefault="00A95150" w:rsidP="00A95150">
            <w:r w:rsidRPr="00A95150">
              <w:t>0.744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F55B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4B9E823" w14:textId="77777777" w:rsidR="00A95150" w:rsidRPr="00A95150" w:rsidRDefault="00A95150" w:rsidP="00A95150">
            <w:r w:rsidRPr="00A95150">
              <w:t>1.114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0B4A4E" w14:textId="77777777" w:rsidR="00A95150" w:rsidRPr="00A95150" w:rsidRDefault="00A95150" w:rsidP="00A95150"/>
        </w:tc>
      </w:tr>
      <w:tr w:rsidR="00A95150" w:rsidRPr="00A95150" w14:paraId="32E9E7B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84D58D7" w14:textId="77777777" w:rsidR="00A95150" w:rsidRPr="00A95150" w:rsidRDefault="00A95150" w:rsidP="00A95150">
            <w:r w:rsidRPr="00A95150">
              <w:t>Autre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56022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D6809" w14:textId="77777777" w:rsidR="00A95150" w:rsidRPr="00A95150" w:rsidRDefault="00A95150" w:rsidP="00A95150">
            <w:r w:rsidRPr="00A95150">
              <w:t>-1.0074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AD0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15E83E" w14:textId="77777777" w:rsidR="00A95150" w:rsidRPr="00A95150" w:rsidRDefault="00A95150" w:rsidP="00A95150">
            <w:r w:rsidRPr="00A95150">
              <w:t>0.359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7B4CE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41B3C5" w14:textId="77777777" w:rsidR="00A95150" w:rsidRPr="00A95150" w:rsidRDefault="00A95150" w:rsidP="00A95150">
            <w:r w:rsidRPr="00A95150">
              <w:t>-2.8072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9A90D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26C55" w14:textId="77777777" w:rsidR="00A95150" w:rsidRPr="00A95150" w:rsidRDefault="00A95150" w:rsidP="00A95150">
            <w:r w:rsidRPr="00A95150"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F2BA8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1EA384B" w14:textId="77777777" w:rsidR="00A95150" w:rsidRPr="00A95150" w:rsidRDefault="00A95150" w:rsidP="00A95150">
            <w:r w:rsidRPr="00A95150">
              <w:t>0.365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7E3CA9" w14:textId="77777777" w:rsidR="00A95150" w:rsidRPr="00A95150" w:rsidRDefault="00A95150" w:rsidP="00A95150"/>
        </w:tc>
      </w:tr>
      <w:tr w:rsidR="00A95150" w:rsidRPr="00A95150" w14:paraId="6CA96D5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6AB9BC" w14:textId="77777777" w:rsidR="00A95150" w:rsidRPr="00A95150" w:rsidRDefault="00A95150" w:rsidP="00A95150">
            <w:r w:rsidRPr="00A95150">
              <w:t>Aviculture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6436D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99A6C3" w14:textId="77777777" w:rsidR="00A95150" w:rsidRPr="00A95150" w:rsidRDefault="00A95150" w:rsidP="00A95150">
            <w:r w:rsidRPr="00A95150">
              <w:t>-0.3561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9F3E9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30DFBA" w14:textId="77777777" w:rsidR="00A95150" w:rsidRPr="00A95150" w:rsidRDefault="00A95150" w:rsidP="00A95150">
            <w:r w:rsidRPr="00A95150">
              <w:t>0.323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03B7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9982BD" w14:textId="77777777" w:rsidR="00A95150" w:rsidRPr="00A95150" w:rsidRDefault="00A95150" w:rsidP="00A95150">
            <w:r w:rsidRPr="00A95150">
              <w:t>-1.1032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3975D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B53A8" w14:textId="77777777" w:rsidR="00A95150" w:rsidRPr="00A95150" w:rsidRDefault="00A95150" w:rsidP="00A95150">
            <w:r w:rsidRPr="00A95150">
              <w:t>0.270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552F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C75AA" w14:textId="77777777" w:rsidR="00A95150" w:rsidRPr="00A95150" w:rsidRDefault="00A95150" w:rsidP="00A95150">
            <w:r w:rsidRPr="00A95150">
              <w:t>0.700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3AF3D8" w14:textId="77777777" w:rsidR="00A95150" w:rsidRPr="00A95150" w:rsidRDefault="00A95150" w:rsidP="00A95150"/>
        </w:tc>
      </w:tr>
      <w:tr w:rsidR="00A95150" w:rsidRPr="00A95150" w14:paraId="3F7038A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AD3EA69" w14:textId="77777777" w:rsidR="00A95150" w:rsidRPr="00A95150" w:rsidRDefault="00A95150" w:rsidP="00A95150">
            <w:r w:rsidRPr="00A95150">
              <w:t>Bâtiment/construction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ED48F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89FF38" w14:textId="77777777" w:rsidR="00A95150" w:rsidRPr="00A95150" w:rsidRDefault="00A95150" w:rsidP="00A95150">
            <w:r w:rsidRPr="00A95150">
              <w:t>-0.7142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10F2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367BD2" w14:textId="77777777" w:rsidR="00A95150" w:rsidRPr="00A95150" w:rsidRDefault="00A95150" w:rsidP="00A95150">
            <w:r w:rsidRPr="00A95150">
              <w:t>0.454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38E44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9A7274" w14:textId="77777777" w:rsidR="00A95150" w:rsidRPr="00A95150" w:rsidRDefault="00A95150" w:rsidP="00A95150">
            <w:r w:rsidRPr="00A95150">
              <w:t>-1.5725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258CE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9A6B2D" w14:textId="77777777" w:rsidR="00A95150" w:rsidRPr="00A95150" w:rsidRDefault="00A95150" w:rsidP="00A95150">
            <w:r w:rsidRPr="00A95150">
              <w:t>0.116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E9C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999DB9" w14:textId="77777777" w:rsidR="00A95150" w:rsidRPr="00A95150" w:rsidRDefault="00A95150" w:rsidP="00A95150">
            <w:r w:rsidRPr="00A95150">
              <w:t>0.490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44B8BF" w14:textId="77777777" w:rsidR="00A95150" w:rsidRPr="00A95150" w:rsidRDefault="00A95150" w:rsidP="00A95150"/>
        </w:tc>
      </w:tr>
      <w:tr w:rsidR="00A95150" w:rsidRPr="00A95150" w14:paraId="6C199C9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3A1A29" w14:textId="77777777" w:rsidR="00A95150" w:rsidRPr="00ED0898" w:rsidRDefault="00A95150" w:rsidP="00A95150">
            <w:pPr>
              <w:rPr>
                <w:lang w:val="fr-FR"/>
                <w:rPrChange w:id="97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98" w:author="BERTHET-VALDOIS Julie" w:date="2023-06-12T17:56:00Z">
                  <w:rPr/>
                </w:rPrChange>
              </w:rPr>
              <w:t>Coiffure - Salon de beauté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0A7948" w14:textId="77777777" w:rsidR="00A95150" w:rsidRPr="00ED0898" w:rsidRDefault="00A95150" w:rsidP="00A95150">
            <w:pPr>
              <w:rPr>
                <w:lang w:val="fr-FR"/>
                <w:rPrChange w:id="99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DB5F3A" w14:textId="77777777" w:rsidR="00A95150" w:rsidRPr="00A95150" w:rsidRDefault="00A95150" w:rsidP="00A95150">
            <w:r w:rsidRPr="00A95150">
              <w:t>0.6617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E1040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641D64" w14:textId="77777777" w:rsidR="00A95150" w:rsidRPr="00A95150" w:rsidRDefault="00A95150" w:rsidP="00A95150">
            <w:r w:rsidRPr="00A95150">
              <w:t>0.480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C85C8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32AD2" w14:textId="77777777" w:rsidR="00A95150" w:rsidRPr="00A95150" w:rsidRDefault="00A95150" w:rsidP="00A95150">
            <w:r w:rsidRPr="00A95150">
              <w:t>1.3780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DE8A7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72B858" w14:textId="77777777" w:rsidR="00A95150" w:rsidRPr="00A95150" w:rsidRDefault="00A95150" w:rsidP="00A95150">
            <w:r w:rsidRPr="00A95150">
              <w:t>0.168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16DBE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FE7E17" w14:textId="77777777" w:rsidR="00A95150" w:rsidRPr="00A95150" w:rsidRDefault="00A95150" w:rsidP="00A95150">
            <w:r w:rsidRPr="00A95150">
              <w:t>1.938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37FE0A" w14:textId="77777777" w:rsidR="00A95150" w:rsidRPr="00A95150" w:rsidRDefault="00A95150" w:rsidP="00A95150"/>
        </w:tc>
      </w:tr>
      <w:tr w:rsidR="00A95150" w:rsidRPr="00A95150" w14:paraId="52CFBEA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7B8B" w14:textId="77777777" w:rsidR="00A95150" w:rsidRPr="00A95150" w:rsidRDefault="00A95150" w:rsidP="00A95150">
            <w:r w:rsidRPr="00A95150">
              <w:lastRenderedPageBreak/>
              <w:t>Commerce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82600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AAF943" w14:textId="77777777" w:rsidR="00A95150" w:rsidRPr="00A95150" w:rsidRDefault="00A95150" w:rsidP="00A95150">
            <w:r w:rsidRPr="00A95150">
              <w:t>0.5288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29377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418595" w14:textId="77777777" w:rsidR="00A95150" w:rsidRPr="00A95150" w:rsidRDefault="00A95150" w:rsidP="00A95150">
            <w:r w:rsidRPr="00A95150"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E653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CEE42" w14:textId="77777777" w:rsidR="00A95150" w:rsidRPr="00A95150" w:rsidRDefault="00A95150" w:rsidP="00A95150">
            <w:r w:rsidRPr="00A95150">
              <w:t>2.2511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FD0B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A3B0B1" w14:textId="77777777" w:rsidR="00A95150" w:rsidRPr="00A95150" w:rsidRDefault="00A95150" w:rsidP="00A95150">
            <w:r w:rsidRPr="00A95150">
              <w:t>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BE583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4BCFC9" w14:textId="77777777" w:rsidR="00A95150" w:rsidRPr="00A95150" w:rsidRDefault="00A95150" w:rsidP="00A95150">
            <w:r w:rsidRPr="00A95150">
              <w:t>1.697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6F31A0" w14:textId="77777777" w:rsidR="00A95150" w:rsidRPr="00A95150" w:rsidRDefault="00A95150" w:rsidP="00A95150"/>
        </w:tc>
      </w:tr>
      <w:tr w:rsidR="00A95150" w:rsidRPr="00A95150" w14:paraId="5659647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6D14231" w14:textId="77777777" w:rsidR="00A95150" w:rsidRPr="00A95150" w:rsidRDefault="00A95150" w:rsidP="00A95150">
            <w:r w:rsidRPr="00A95150">
              <w:t>Couture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E5168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9D68B9" w14:textId="77777777" w:rsidR="00A95150" w:rsidRPr="00A95150" w:rsidRDefault="00A95150" w:rsidP="00A95150">
            <w:r w:rsidRPr="00A95150">
              <w:t>0.8676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C73F7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DADCA0" w14:textId="77777777" w:rsidR="00A95150" w:rsidRPr="00A95150" w:rsidRDefault="00A95150" w:rsidP="00A95150">
            <w:r w:rsidRPr="00A95150">
              <w:t>0.357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4EAD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641837" w14:textId="77777777" w:rsidR="00A95150" w:rsidRPr="00A95150" w:rsidRDefault="00A95150" w:rsidP="00A95150">
            <w:r w:rsidRPr="00A95150">
              <w:t>2.4311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1DFB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FE18A" w14:textId="77777777" w:rsidR="00A95150" w:rsidRPr="00A95150" w:rsidRDefault="00A95150" w:rsidP="00A95150">
            <w:r w:rsidRPr="00A95150"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AC73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DAC5C3" w14:textId="77777777" w:rsidR="00A95150" w:rsidRPr="00A95150" w:rsidRDefault="00A95150" w:rsidP="00A95150">
            <w:r w:rsidRPr="00A95150">
              <w:t>2.381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E1B13D" w14:textId="77777777" w:rsidR="00A95150" w:rsidRPr="00A95150" w:rsidRDefault="00A95150" w:rsidP="00A95150"/>
        </w:tc>
      </w:tr>
      <w:tr w:rsidR="00A95150" w:rsidRPr="00A95150" w14:paraId="1A664C6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E7064C7" w14:textId="77777777" w:rsidR="00A95150" w:rsidRPr="00A95150" w:rsidRDefault="00A95150" w:rsidP="00A95150">
            <w:r w:rsidRPr="00A95150">
              <w:t>Elevage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8D6F2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24A16E" w14:textId="77777777" w:rsidR="00A95150" w:rsidRPr="00A95150" w:rsidRDefault="00A95150" w:rsidP="00A95150">
            <w:r w:rsidRPr="00A95150">
              <w:t>0.1888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51E3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8EF770" w14:textId="77777777" w:rsidR="00A95150" w:rsidRPr="00A95150" w:rsidRDefault="00A95150" w:rsidP="00A95150">
            <w:r w:rsidRPr="00A95150"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B73C8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B0E9F" w14:textId="77777777" w:rsidR="00A95150" w:rsidRPr="00A95150" w:rsidRDefault="00A95150" w:rsidP="00A95150">
            <w:r w:rsidRPr="00A95150">
              <w:t>0.7311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8CA6F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EEAE05" w14:textId="77777777" w:rsidR="00A95150" w:rsidRPr="00A95150" w:rsidRDefault="00A95150" w:rsidP="00A95150">
            <w:r w:rsidRPr="00A95150"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96D08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CBB026" w14:textId="77777777" w:rsidR="00A95150" w:rsidRPr="00A95150" w:rsidRDefault="00A95150" w:rsidP="00A95150">
            <w:r w:rsidRPr="00A95150">
              <w:t>1.208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319678" w14:textId="77777777" w:rsidR="00A95150" w:rsidRPr="00A95150" w:rsidRDefault="00A95150" w:rsidP="00A95150"/>
        </w:tc>
      </w:tr>
      <w:tr w:rsidR="00A95150" w:rsidRPr="00A95150" w14:paraId="72228A6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18D6727" w14:textId="77777777" w:rsidR="00A95150" w:rsidRPr="00A95150" w:rsidRDefault="00A95150" w:rsidP="00A95150">
            <w:r w:rsidRPr="00A95150">
              <w:t>Mécanique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BB204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321B6" w14:textId="77777777" w:rsidR="00A95150" w:rsidRPr="00A95150" w:rsidRDefault="00A95150" w:rsidP="00A95150">
            <w:r w:rsidRPr="00A95150">
              <w:t>12.3955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C100A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422590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A7CF9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D2C7BE" w14:textId="77777777" w:rsidR="00A95150" w:rsidRPr="00A95150" w:rsidRDefault="00A95150" w:rsidP="00A95150">
            <w:r w:rsidRPr="00A95150">
              <w:t>0.0140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4584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F4A4EE" w14:textId="77777777" w:rsidR="00A95150" w:rsidRPr="00A95150" w:rsidRDefault="00A95150" w:rsidP="00A95150">
            <w:r w:rsidRPr="00A95150">
              <w:t>0.989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68059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A73FA" w14:textId="77777777" w:rsidR="00A95150" w:rsidRPr="00A95150" w:rsidRDefault="00A95150" w:rsidP="00A95150">
            <w:r w:rsidRPr="00A95150">
              <w:t>241715.733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3011A9" w14:textId="77777777" w:rsidR="00A95150" w:rsidRPr="00A95150" w:rsidRDefault="00A95150" w:rsidP="00A95150"/>
        </w:tc>
      </w:tr>
      <w:tr w:rsidR="00A95150" w:rsidRPr="00A95150" w14:paraId="7795603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224CE77" w14:textId="77777777" w:rsidR="00A95150" w:rsidRPr="00A95150" w:rsidRDefault="00A95150" w:rsidP="00A95150">
            <w:r w:rsidRPr="00A95150">
              <w:t>Restauration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911697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0904CE" w14:textId="77777777" w:rsidR="00A95150" w:rsidRPr="00A95150" w:rsidRDefault="00A95150" w:rsidP="00A95150">
            <w:r w:rsidRPr="00A95150">
              <w:t>-0.0829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A1A3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9D9A56" w14:textId="77777777" w:rsidR="00A95150" w:rsidRPr="00A95150" w:rsidRDefault="00A95150" w:rsidP="00A95150">
            <w:r w:rsidRPr="00A95150"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36989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893119" w14:textId="77777777" w:rsidR="00A95150" w:rsidRPr="00A95150" w:rsidRDefault="00A95150" w:rsidP="00A95150">
            <w:r w:rsidRPr="00A95150">
              <w:t>-0.1860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2D6E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8122E" w14:textId="77777777" w:rsidR="00A95150" w:rsidRPr="00A95150" w:rsidRDefault="00A95150" w:rsidP="00A95150">
            <w:r w:rsidRPr="00A95150">
              <w:t>0.852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0E4F2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F0F84" w14:textId="77777777" w:rsidR="00A95150" w:rsidRPr="00A95150" w:rsidRDefault="00A95150" w:rsidP="00A95150">
            <w:r w:rsidRPr="00A95150">
              <w:t>0.920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302F5" w14:textId="77777777" w:rsidR="00A95150" w:rsidRPr="00A95150" w:rsidRDefault="00A95150" w:rsidP="00A95150"/>
        </w:tc>
      </w:tr>
      <w:tr w:rsidR="00A95150" w:rsidRPr="00A95150" w14:paraId="0E407E2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8984D49" w14:textId="77777777" w:rsidR="00A95150" w:rsidRPr="00A95150" w:rsidRDefault="00A95150" w:rsidP="00A95150">
            <w:r w:rsidRPr="00A95150">
              <w:t>Transport (Moto - Auto)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D9AB6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A909B7A" w14:textId="77777777" w:rsidR="00A95150" w:rsidRPr="00A95150" w:rsidRDefault="00A95150" w:rsidP="00A95150">
            <w:r w:rsidRPr="00A95150">
              <w:t>0.8867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A97F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7DAB84" w14:textId="77777777" w:rsidR="00A95150" w:rsidRPr="00A95150" w:rsidRDefault="00A95150" w:rsidP="00A95150">
            <w:r w:rsidRPr="00A95150">
              <w:t>0.295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299AB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21BF1E" w14:textId="77777777" w:rsidR="00A95150" w:rsidRPr="00A95150" w:rsidRDefault="00A95150" w:rsidP="00A95150">
            <w:r w:rsidRPr="00A95150">
              <w:t>3.0085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ADAAC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7E708F" w14:textId="77777777" w:rsidR="00A95150" w:rsidRPr="00A95150" w:rsidRDefault="00A95150" w:rsidP="00A95150">
            <w:r w:rsidRPr="00A95150"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B101F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A5C078" w14:textId="77777777" w:rsidR="00A95150" w:rsidRPr="00A95150" w:rsidRDefault="00A95150" w:rsidP="00A95150">
            <w:r w:rsidRPr="00A95150">
              <w:t>2.427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D57D9A" w14:textId="77777777" w:rsidR="00A95150" w:rsidRPr="00A95150" w:rsidRDefault="00A95150" w:rsidP="00A95150"/>
        </w:tc>
      </w:tr>
      <w:tr w:rsidR="00A95150" w:rsidRPr="00A95150" w14:paraId="6AB7FD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34ACB" w14:textId="77777777" w:rsidR="00A95150" w:rsidRPr="00A95150" w:rsidRDefault="00A95150" w:rsidP="00A95150">
            <w:r w:rsidRPr="00A95150">
              <w:t>Project: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C93E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676FF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3FB48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FD1EF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9E2F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A4F385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1F34B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35796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7FAEC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61B97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155057" w14:textId="77777777" w:rsidR="00A95150" w:rsidRPr="00A95150" w:rsidRDefault="00A95150" w:rsidP="00A95150"/>
        </w:tc>
      </w:tr>
      <w:tr w:rsidR="00A95150" w:rsidRPr="00A95150" w14:paraId="7B6CD5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F7E9D04" w14:textId="77777777" w:rsidR="00A95150" w:rsidRPr="00A95150" w:rsidRDefault="00A95150" w:rsidP="00A95150">
            <w:r w:rsidRPr="00A95150">
              <w:t>SMP – JI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5A74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456797" w14:textId="77777777" w:rsidR="00A95150" w:rsidRPr="00A95150" w:rsidRDefault="00A95150" w:rsidP="00A95150">
            <w:r w:rsidRPr="00A95150">
              <w:t>0.1577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A3F97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A68D31" w14:textId="77777777" w:rsidR="00A95150" w:rsidRPr="00A95150" w:rsidRDefault="00A95150" w:rsidP="00A95150">
            <w:r w:rsidRPr="00A95150">
              <w:t>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382C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3C7DAF" w14:textId="77777777" w:rsidR="00A95150" w:rsidRPr="00A95150" w:rsidRDefault="00A95150" w:rsidP="00A95150">
            <w:r w:rsidRPr="00A95150">
              <w:t>1.0411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E6C4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7DBBFC" w14:textId="77777777" w:rsidR="00A95150" w:rsidRPr="00A95150" w:rsidRDefault="00A95150" w:rsidP="00A95150">
            <w:r w:rsidRPr="00A95150"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A18F9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0F1E14" w14:textId="77777777" w:rsidR="00A95150" w:rsidRPr="00A95150" w:rsidRDefault="00A95150" w:rsidP="00A95150">
            <w:r w:rsidRPr="00A95150">
              <w:t>1.171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01A6E8" w14:textId="77777777" w:rsidR="00A95150" w:rsidRPr="00A95150" w:rsidRDefault="00A95150" w:rsidP="00A95150"/>
        </w:tc>
      </w:tr>
      <w:tr w:rsidR="00A95150" w:rsidRPr="00A95150" w14:paraId="5D1DE9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51298A" w14:textId="77777777" w:rsidR="00A95150" w:rsidRPr="00A95150" w:rsidRDefault="00A95150" w:rsidP="00A95150">
            <w:r w:rsidRPr="00A95150">
              <w:t>InterviewType: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B35BE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D8FB9D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39A24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14763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08A4D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A91CD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C4D95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D2F27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AB9AF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C65AFC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62C5" w14:textId="77777777" w:rsidR="00A95150" w:rsidRPr="00A95150" w:rsidRDefault="00A95150" w:rsidP="00A95150"/>
        </w:tc>
      </w:tr>
      <w:tr w:rsidR="00A95150" w:rsidRPr="00A95150" w14:paraId="736D641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F8EB821" w14:textId="77777777" w:rsidR="00A95150" w:rsidRPr="00A95150" w:rsidRDefault="00A95150" w:rsidP="00A95150">
            <w:r w:rsidRPr="00A95150">
              <w:t>Par téléphone – Bureau OIM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3AA2E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894F3D" w14:textId="77777777" w:rsidR="00A95150" w:rsidRPr="00A95150" w:rsidRDefault="00A95150" w:rsidP="00A95150">
            <w:r w:rsidRPr="00A95150">
              <w:t>-1.3541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B1BBA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7857C5" w14:textId="77777777" w:rsidR="00A95150" w:rsidRPr="00A95150" w:rsidRDefault="00A95150" w:rsidP="00A95150">
            <w:r w:rsidRPr="00A95150">
              <w:t>0.523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CC0E9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776AA" w14:textId="77777777" w:rsidR="00A95150" w:rsidRPr="00A95150" w:rsidRDefault="00A95150" w:rsidP="00A95150">
            <w:r w:rsidRPr="00A95150">
              <w:t>-2.5913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70351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2A62D" w14:textId="77777777" w:rsidR="00A95150" w:rsidRPr="00A95150" w:rsidRDefault="00A95150" w:rsidP="00A95150">
            <w:r w:rsidRPr="00A95150">
              <w:t>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9DE3D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3B751F" w14:textId="77777777" w:rsidR="00A95150" w:rsidRPr="00A95150" w:rsidRDefault="00A95150" w:rsidP="00A95150">
            <w:r w:rsidRPr="00A95150"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08E606" w14:textId="77777777" w:rsidR="00A95150" w:rsidRPr="00A95150" w:rsidRDefault="00A95150" w:rsidP="00A95150"/>
        </w:tc>
      </w:tr>
      <w:tr w:rsidR="00A95150" w:rsidRPr="00A95150" w14:paraId="1759223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60" w:type="dxa"/>
              <w:bottom w:w="120" w:type="dxa"/>
              <w:right w:w="0" w:type="dxa"/>
            </w:tcMar>
            <w:vAlign w:val="center"/>
            <w:hideMark/>
          </w:tcPr>
          <w:p w14:paraId="46A6E156" w14:textId="77777777" w:rsidR="00A95150" w:rsidRPr="00ED0898" w:rsidRDefault="00A95150" w:rsidP="00A95150">
            <w:pPr>
              <w:rPr>
                <w:lang w:val="fr-FR"/>
                <w:rPrChange w:id="100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101" w:author="BERTHET-VALDOIS Julie" w:date="2023-06-12T17:56:00Z">
                  <w:rPr/>
                </w:rPrChange>
              </w:rPr>
              <w:t>Sur le terrain (lieu de travail ou d’habitation du migrant…) – Bureau OIM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B1F85A0" w14:textId="77777777" w:rsidR="00A95150" w:rsidRPr="00ED0898" w:rsidRDefault="00A95150" w:rsidP="00A95150">
            <w:pPr>
              <w:rPr>
                <w:lang w:val="fr-FR"/>
                <w:rPrChange w:id="102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55F562" w14:textId="77777777" w:rsidR="00A95150" w:rsidRPr="00A95150" w:rsidRDefault="00A95150" w:rsidP="00A95150">
            <w:r w:rsidRPr="00A95150">
              <w:t>-1.3587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3B39B8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C62453D" w14:textId="77777777" w:rsidR="00A95150" w:rsidRPr="00A95150" w:rsidRDefault="00A95150" w:rsidP="00A95150">
            <w:r w:rsidRPr="00A95150">
              <w:t>0.534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106FB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3F1A60A" w14:textId="77777777" w:rsidR="00A95150" w:rsidRPr="00A95150" w:rsidRDefault="00A95150" w:rsidP="00A95150">
            <w:r w:rsidRPr="00A95150">
              <w:t>-2.5422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87B9C1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91FB24A" w14:textId="77777777" w:rsidR="00A95150" w:rsidRPr="00A95150" w:rsidRDefault="00A95150" w:rsidP="00A95150">
            <w:r w:rsidRPr="00A95150"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007808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AD96A24" w14:textId="77777777" w:rsidR="00A95150" w:rsidRPr="00A95150" w:rsidRDefault="00A95150" w:rsidP="00A95150">
            <w:r w:rsidRPr="00A95150">
              <w:t>0.257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C9D765" w14:textId="77777777" w:rsidR="00A95150" w:rsidRPr="00A95150" w:rsidRDefault="00A95150" w:rsidP="00A95150"/>
        </w:tc>
      </w:tr>
      <w:tr w:rsidR="00A95150" w:rsidRPr="00A95150" w14:paraId="40F49505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839B95" w14:textId="77777777" w:rsidR="00A95150" w:rsidRPr="00A95150" w:rsidRDefault="00A95150" w:rsidP="00A95150">
            <w:r w:rsidRPr="00A95150">
              <w:t>Note. Estimates represent the log odds of "BusinessSucess = High" vs. "BusinessSucess = Low"</w:t>
            </w:r>
          </w:p>
        </w:tc>
      </w:tr>
      <w:tr w:rsidR="00A95150" w:rsidRPr="00A95150" w14:paraId="31608A7F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05BE42" w14:textId="77777777" w:rsidR="00A95150" w:rsidRPr="00A95150" w:rsidRDefault="00A95150" w:rsidP="00A95150"/>
        </w:tc>
      </w:tr>
    </w:tbl>
    <w:p w14:paraId="5FADFD88" w14:textId="77777777" w:rsidR="00A95150" w:rsidRPr="00A95150" w:rsidRDefault="00A95150" w:rsidP="00A95150">
      <w:r w:rsidRPr="00A95150">
        <w:t> </w:t>
      </w:r>
    </w:p>
    <w:p w14:paraId="30E4419E" w14:textId="77777777" w:rsidR="00A95150" w:rsidRPr="00A95150" w:rsidRDefault="00A95150" w:rsidP="00A95150">
      <w:pPr>
        <w:rPr>
          <w:b/>
          <w:bCs/>
        </w:rPr>
      </w:pPr>
      <w:r w:rsidRPr="00A95150">
        <w:rPr>
          <w:b/>
          <w:bCs/>
        </w:rPr>
        <w:t>Prediction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292"/>
        <w:gridCol w:w="684"/>
        <w:gridCol w:w="239"/>
        <w:gridCol w:w="684"/>
        <w:gridCol w:w="239"/>
        <w:gridCol w:w="1003"/>
        <w:gridCol w:w="322"/>
      </w:tblGrid>
      <w:tr w:rsidR="00A95150" w:rsidRPr="00A95150" w14:paraId="498AAA7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3FB623D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Classification Table – BusinessSucess</w:t>
            </w:r>
          </w:p>
        </w:tc>
      </w:tr>
      <w:tr w:rsidR="00A95150" w:rsidRPr="00A95150" w14:paraId="500EFEF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BAF850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507C8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83AA8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</w:tr>
      <w:tr w:rsidR="00A95150" w:rsidRPr="00A95150" w14:paraId="3DF551D3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7616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Observed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198CC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Low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8F89C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High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64016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% Correct</w:t>
            </w:r>
          </w:p>
        </w:tc>
      </w:tr>
      <w:tr w:rsidR="00A95150" w:rsidRPr="00A95150" w14:paraId="6A1042B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50F096" w14:textId="77777777" w:rsidR="00A95150" w:rsidRPr="00A95150" w:rsidRDefault="00A95150" w:rsidP="00A95150">
            <w:r w:rsidRPr="00A95150">
              <w:t>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2A514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7DFA9F" w14:textId="77777777" w:rsidR="00A95150" w:rsidRPr="00A95150" w:rsidRDefault="00A95150" w:rsidP="00A95150">
            <w:r w:rsidRPr="00A95150"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4851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71DF2D" w14:textId="77777777" w:rsidR="00A95150" w:rsidRPr="00A95150" w:rsidRDefault="00A95150" w:rsidP="00A95150">
            <w:r w:rsidRPr="00A95150">
              <w:t>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8BA0C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A4E868" w14:textId="77777777" w:rsidR="00A95150" w:rsidRPr="00A95150" w:rsidRDefault="00A95150" w:rsidP="00A95150">
            <w:r w:rsidRPr="00A95150">
              <w:t>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4DB5D" w14:textId="77777777" w:rsidR="00A95150" w:rsidRPr="00A95150" w:rsidRDefault="00A95150" w:rsidP="00A95150"/>
        </w:tc>
      </w:tr>
      <w:tr w:rsidR="00A95150" w:rsidRPr="00A95150" w14:paraId="3387173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CDD6990" w14:textId="77777777" w:rsidR="00A95150" w:rsidRPr="00A95150" w:rsidRDefault="00A95150" w:rsidP="00A95150">
            <w:r w:rsidRPr="00A95150">
              <w:t>High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5277A6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6907B84" w14:textId="77777777" w:rsidR="00A95150" w:rsidRPr="00A95150" w:rsidRDefault="00A95150" w:rsidP="00A95150">
            <w:r w:rsidRPr="00A95150">
              <w:t>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FDF61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7AF3086" w14:textId="77777777" w:rsidR="00A95150" w:rsidRPr="00A95150" w:rsidRDefault="00A95150" w:rsidP="00A95150">
            <w:r w:rsidRPr="00A95150">
              <w:t>819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6E562A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905FEE0" w14:textId="77777777" w:rsidR="00A95150" w:rsidRPr="00A95150" w:rsidRDefault="00A95150" w:rsidP="00A95150">
            <w:r w:rsidRPr="00A95150">
              <w:t>72.5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60FB45C" w14:textId="77777777" w:rsidR="00A95150" w:rsidRPr="00A95150" w:rsidRDefault="00A95150" w:rsidP="00A95150"/>
        </w:tc>
      </w:tr>
      <w:tr w:rsidR="00A95150" w:rsidRPr="00A95150" w14:paraId="75C8D230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092AB77" w14:textId="77777777" w:rsidR="00A95150" w:rsidRPr="00A95150" w:rsidRDefault="00A95150" w:rsidP="00A95150">
            <w:r w:rsidRPr="00A95150">
              <w:t>Note. The cut-off value is set to 0.5</w:t>
            </w:r>
          </w:p>
        </w:tc>
      </w:tr>
      <w:tr w:rsidR="00A95150" w:rsidRPr="00A95150" w14:paraId="5B306311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347319" w14:textId="77777777" w:rsidR="00A95150" w:rsidRPr="00A95150" w:rsidRDefault="00A95150" w:rsidP="00A95150"/>
        </w:tc>
      </w:tr>
    </w:tbl>
    <w:p w14:paraId="6A556CF9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257"/>
        <w:gridCol w:w="1089"/>
        <w:gridCol w:w="282"/>
        <w:gridCol w:w="1094"/>
        <w:gridCol w:w="292"/>
      </w:tblGrid>
      <w:tr w:rsidR="00A95150" w:rsidRPr="00A95150" w14:paraId="1318A3BB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6A42789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Predictive Measures</w:t>
            </w:r>
          </w:p>
        </w:tc>
      </w:tr>
      <w:tr w:rsidR="00A95150" w:rsidRPr="00A95150" w14:paraId="21A114AD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4DE7DE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EC50C8F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87FACC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55143E89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04AFEB8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BEA969E" w14:textId="77777777" w:rsidR="00A95150" w:rsidRPr="00A95150" w:rsidRDefault="00A95150" w:rsidP="00A95150"/>
        </w:tc>
      </w:tr>
      <w:tr w:rsidR="00A95150" w:rsidRPr="00A95150" w14:paraId="34BEBEC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A2EC4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Accuracy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4EC81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Specificity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5FF17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Sensitivity</w:t>
            </w:r>
          </w:p>
        </w:tc>
      </w:tr>
      <w:tr w:rsidR="00A95150" w:rsidRPr="00A95150" w14:paraId="5DC8417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4AA2872" w14:textId="77777777" w:rsidR="00A95150" w:rsidRPr="00A95150" w:rsidRDefault="00A95150" w:rsidP="00A95150">
            <w:r w:rsidRPr="00A95150">
              <w:t>0.676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EDE67D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541A4EE" w14:textId="77777777" w:rsidR="00A95150" w:rsidRPr="00A95150" w:rsidRDefault="00A95150" w:rsidP="00A95150">
            <w:r w:rsidRPr="00A95150">
              <w:t>0.611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260F6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CDACE1A" w14:textId="77777777" w:rsidR="00A95150" w:rsidRPr="00A95150" w:rsidRDefault="00A95150" w:rsidP="00A95150">
            <w:r w:rsidRPr="00A95150">
              <w:t>0.725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2183C0" w14:textId="77777777" w:rsidR="00A95150" w:rsidRPr="00A95150" w:rsidRDefault="00A95150" w:rsidP="00A95150"/>
        </w:tc>
      </w:tr>
      <w:tr w:rsidR="00A95150" w:rsidRPr="00A95150" w14:paraId="6BDFDE94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683DDC6" w14:textId="77777777" w:rsidR="00A95150" w:rsidRPr="00A95150" w:rsidRDefault="00A95150" w:rsidP="00A95150">
            <w:r w:rsidRPr="00A95150">
              <w:t>Note. The cut-off value is set to 0.5</w:t>
            </w:r>
          </w:p>
        </w:tc>
      </w:tr>
      <w:tr w:rsidR="00A95150" w:rsidRPr="00A95150" w14:paraId="46399D8E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6AB1F4" w14:textId="77777777" w:rsidR="00A95150" w:rsidRPr="00A95150" w:rsidRDefault="00A95150" w:rsidP="00A95150"/>
        </w:tc>
      </w:tr>
    </w:tbl>
    <w:p w14:paraId="2B5E281B" w14:textId="77777777" w:rsidR="00A95150" w:rsidRPr="00A95150" w:rsidRDefault="00A95150" w:rsidP="00A95150">
      <w:r w:rsidRPr="00A95150">
        <w:t> </w:t>
      </w:r>
    </w:p>
    <w:p w14:paraId="78A6A474" w14:textId="77777777" w:rsidR="006B56C7" w:rsidRDefault="006B56C7"/>
    <w:p w14:paraId="65E725B8" w14:textId="77777777" w:rsidR="009111BE" w:rsidRDefault="009111BE"/>
    <w:p w14:paraId="3F8B3324" w14:textId="77777777" w:rsidR="009111BE" w:rsidRDefault="009111BE"/>
    <w:p w14:paraId="590B3BAB" w14:textId="77777777" w:rsidR="009111BE" w:rsidRDefault="009111BE"/>
    <w:p w14:paraId="67093C78" w14:textId="77777777" w:rsidR="009111BE" w:rsidRDefault="009111BE"/>
    <w:p w14:paraId="0E3421C9" w14:textId="491F87D0" w:rsidR="009111BE" w:rsidRDefault="009111BE" w:rsidP="009111BE">
      <w:pPr>
        <w:pStyle w:val="Heading1"/>
      </w:pPr>
      <w:bookmarkStart w:id="103" w:name="_Toc137464549"/>
      <w:r>
        <w:t>Appendix 3: Frequencies of Mission (RSS)</w:t>
      </w:r>
      <w:bookmarkEnd w:id="103"/>
    </w:p>
    <w:p w14:paraId="35014EAD" w14:textId="77777777" w:rsidR="009111BE" w:rsidRDefault="009111BE"/>
    <w:p w14:paraId="6F604D44" w14:textId="77777777" w:rsidR="009111BE" w:rsidRDefault="009111BE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186"/>
        <w:gridCol w:w="764"/>
        <w:gridCol w:w="264"/>
        <w:gridCol w:w="1069"/>
        <w:gridCol w:w="236"/>
        <w:gridCol w:w="1441"/>
        <w:gridCol w:w="287"/>
      </w:tblGrid>
      <w:tr w:rsidR="009111BE" w:rsidRPr="009111BE" w14:paraId="06DE6C8F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9EF2801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t>Frequencies of Mission</w:t>
            </w:r>
          </w:p>
        </w:tc>
      </w:tr>
      <w:tr w:rsidR="009111BE" w:rsidRPr="009111BE" w14:paraId="0F12DA84" w14:textId="77777777" w:rsidTr="00911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F75449" w14:textId="77777777" w:rsidR="009111BE" w:rsidRPr="009111BE" w:rsidRDefault="009111BE" w:rsidP="009111B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3469400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44CAE9C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3777FDFE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1157CCA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0539C54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52A1250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0B1711CF" w14:textId="77777777" w:rsidR="009111BE" w:rsidRPr="009111BE" w:rsidRDefault="009111BE" w:rsidP="009111BE"/>
        </w:tc>
      </w:tr>
      <w:tr w:rsidR="009111BE" w:rsidRPr="009111BE" w14:paraId="1796B11C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55A2CA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Levels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52F900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Counts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2731C4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% of Total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D11F4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Cumulative %</w:t>
            </w:r>
          </w:p>
        </w:tc>
      </w:tr>
      <w:tr w:rsidR="009111BE" w:rsidRPr="009111BE" w14:paraId="1E206446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152F34" w14:textId="77777777" w:rsidR="009111BE" w:rsidRPr="009111BE" w:rsidRDefault="009111BE" w:rsidP="009111BE">
            <w:r w:rsidRPr="009111BE">
              <w:t>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C0A1E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10D83D" w14:textId="77777777" w:rsidR="009111BE" w:rsidRPr="009111BE" w:rsidRDefault="009111BE" w:rsidP="009111BE">
            <w:r w:rsidRPr="009111BE"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447F8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DCBF40" w14:textId="77777777" w:rsidR="009111BE" w:rsidRPr="009111BE" w:rsidRDefault="009111BE" w:rsidP="009111BE">
            <w:r w:rsidRPr="009111BE">
              <w:t>4.8 %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1BAF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8F5359" w14:textId="77777777" w:rsidR="009111BE" w:rsidRPr="009111BE" w:rsidRDefault="009111BE" w:rsidP="009111BE">
            <w:r w:rsidRPr="009111BE">
              <w:t>4.8 %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7D7C90" w14:textId="77777777" w:rsidR="009111BE" w:rsidRPr="009111BE" w:rsidRDefault="009111BE" w:rsidP="009111BE"/>
        </w:tc>
      </w:tr>
      <w:tr w:rsidR="009111BE" w:rsidRPr="009111BE" w14:paraId="3FFF50CA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3A19A" w14:textId="77777777" w:rsidR="009111BE" w:rsidRPr="009111BE" w:rsidRDefault="009111BE" w:rsidP="009111BE">
            <w:r w:rsidRPr="009111BE">
              <w:t>Cameroun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4B786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579B28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E811C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FF5E6D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6D678F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EAFE23" w14:textId="77777777" w:rsidR="009111BE" w:rsidRPr="009111BE" w:rsidRDefault="009111BE" w:rsidP="009111BE">
            <w:r w:rsidRPr="009111BE">
              <w:t>12.4 %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2441DC" w14:textId="77777777" w:rsidR="009111BE" w:rsidRPr="009111BE" w:rsidRDefault="009111BE" w:rsidP="009111BE"/>
        </w:tc>
      </w:tr>
      <w:tr w:rsidR="009111BE" w:rsidRPr="009111BE" w14:paraId="566D8B1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CB343E" w14:textId="77777777" w:rsidR="009111BE" w:rsidRPr="009111BE" w:rsidRDefault="009111BE" w:rsidP="009111BE">
            <w:r w:rsidRPr="009111BE">
              <w:t>Cote d'ivoire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A006B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2E6C4D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FDAD4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EE2907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EB61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5AA90D" w14:textId="77777777" w:rsidR="009111BE" w:rsidRPr="009111BE" w:rsidRDefault="009111BE" w:rsidP="009111BE">
            <w:r w:rsidRPr="009111BE">
              <w:t>20.0 %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3622" w14:textId="77777777" w:rsidR="009111BE" w:rsidRPr="009111BE" w:rsidRDefault="009111BE" w:rsidP="009111BE"/>
        </w:tc>
      </w:tr>
      <w:tr w:rsidR="009111BE" w:rsidRPr="009111BE" w14:paraId="28B38447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7E0244" w14:textId="77777777" w:rsidR="009111BE" w:rsidRPr="009111BE" w:rsidRDefault="009111BE" w:rsidP="009111BE">
            <w:r w:rsidRPr="009111BE">
              <w:t>Gambie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29CFC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31506C4" w14:textId="77777777" w:rsidR="009111BE" w:rsidRPr="009111BE" w:rsidRDefault="009111BE" w:rsidP="009111BE">
            <w:r w:rsidRPr="009111BE"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B1889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2A8BC" w14:textId="77777777" w:rsidR="009111BE" w:rsidRPr="009111BE" w:rsidRDefault="009111BE" w:rsidP="009111BE">
            <w:r w:rsidRPr="009111BE">
              <w:t>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9FE28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C231A8" w14:textId="77777777" w:rsidR="009111BE" w:rsidRPr="009111BE" w:rsidRDefault="009111BE" w:rsidP="009111BE">
            <w:r w:rsidRPr="009111BE">
              <w:t>27.3 %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F7C0FD" w14:textId="77777777" w:rsidR="009111BE" w:rsidRPr="009111BE" w:rsidRDefault="009111BE" w:rsidP="009111BE"/>
        </w:tc>
      </w:tr>
      <w:tr w:rsidR="009111BE" w:rsidRPr="009111BE" w14:paraId="584240C1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E64D85" w14:textId="77777777" w:rsidR="009111BE" w:rsidRPr="009111BE" w:rsidRDefault="009111BE" w:rsidP="009111BE">
            <w:r w:rsidRPr="009111BE">
              <w:t>Ghana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38A3D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F2FFC6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4B0209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99C21A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B8271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BFF69E" w14:textId="77777777" w:rsidR="009111BE" w:rsidRPr="009111BE" w:rsidRDefault="009111BE" w:rsidP="009111BE">
            <w:r w:rsidRPr="009111BE">
              <w:t>34.9 %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64E8C3" w14:textId="77777777" w:rsidR="009111BE" w:rsidRPr="009111BE" w:rsidRDefault="009111BE" w:rsidP="009111BE"/>
        </w:tc>
      </w:tr>
      <w:tr w:rsidR="009111BE" w:rsidRPr="009111BE" w14:paraId="47E518F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BB03A2" w14:textId="77777777" w:rsidR="009111BE" w:rsidRPr="009111BE" w:rsidRDefault="009111BE" w:rsidP="009111BE">
            <w:r w:rsidRPr="009111BE">
              <w:t>Guinee Conakry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87175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968AD7" w14:textId="77777777" w:rsidR="009111BE" w:rsidRPr="009111BE" w:rsidRDefault="009111BE" w:rsidP="009111BE">
            <w:r w:rsidRPr="009111BE">
              <w:t>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94E9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287EA6" w14:textId="77777777" w:rsidR="009111BE" w:rsidRPr="009111BE" w:rsidRDefault="009111BE" w:rsidP="009111BE">
            <w:r w:rsidRPr="009111BE">
              <w:t>10.9 %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8F7BF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92E45B" w14:textId="77777777" w:rsidR="009111BE" w:rsidRPr="009111BE" w:rsidRDefault="009111BE" w:rsidP="009111BE">
            <w:r w:rsidRPr="009111BE">
              <w:t>45.8 %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4F510C" w14:textId="77777777" w:rsidR="009111BE" w:rsidRPr="009111BE" w:rsidRDefault="009111BE" w:rsidP="009111BE"/>
        </w:tc>
      </w:tr>
      <w:tr w:rsidR="009111BE" w:rsidRPr="009111BE" w14:paraId="067C30D7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FBB33E" w14:textId="77777777" w:rsidR="009111BE" w:rsidRPr="009111BE" w:rsidRDefault="009111BE" w:rsidP="009111BE">
            <w:r w:rsidRPr="009111BE">
              <w:t>Mali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18207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A39335" w14:textId="77777777" w:rsidR="009111BE" w:rsidRPr="009111BE" w:rsidRDefault="009111BE" w:rsidP="009111BE">
            <w:r w:rsidRPr="009111BE"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5347B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44F03" w14:textId="77777777" w:rsidR="009111BE" w:rsidRPr="009111BE" w:rsidRDefault="009111BE" w:rsidP="009111BE">
            <w:r w:rsidRPr="009111BE">
              <w:t>10.9 %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8241E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DE80D1" w14:textId="77777777" w:rsidR="009111BE" w:rsidRPr="009111BE" w:rsidRDefault="009111BE" w:rsidP="009111BE">
            <w:r w:rsidRPr="009111BE">
              <w:t>56.7 %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00BDC0" w14:textId="77777777" w:rsidR="009111BE" w:rsidRPr="009111BE" w:rsidRDefault="009111BE" w:rsidP="009111BE"/>
        </w:tc>
      </w:tr>
      <w:tr w:rsidR="009111BE" w:rsidRPr="009111BE" w14:paraId="6B783BB3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A6386" w14:textId="77777777" w:rsidR="009111BE" w:rsidRPr="009111BE" w:rsidRDefault="009111BE" w:rsidP="009111BE">
            <w:r w:rsidRPr="009111BE">
              <w:t>Niger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78E71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64E45" w14:textId="77777777" w:rsidR="009111BE" w:rsidRPr="009111BE" w:rsidRDefault="009111BE" w:rsidP="009111BE">
            <w:r w:rsidRPr="009111BE">
              <w:t>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35A301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BB3375" w14:textId="77777777" w:rsidR="009111BE" w:rsidRPr="009111BE" w:rsidRDefault="009111BE" w:rsidP="009111BE">
            <w:r w:rsidRPr="009111BE">
              <w:t>14.4 %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B1DE0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9F9A2B" w14:textId="77777777" w:rsidR="009111BE" w:rsidRPr="009111BE" w:rsidRDefault="009111BE" w:rsidP="009111BE">
            <w:r w:rsidRPr="009111BE">
              <w:t>71.1 %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EA457A" w14:textId="77777777" w:rsidR="009111BE" w:rsidRPr="009111BE" w:rsidRDefault="009111BE" w:rsidP="009111BE"/>
        </w:tc>
      </w:tr>
      <w:tr w:rsidR="009111BE" w:rsidRPr="009111BE" w14:paraId="1D3B3024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972ED2" w14:textId="77777777" w:rsidR="009111BE" w:rsidRPr="009111BE" w:rsidRDefault="009111BE" w:rsidP="009111BE">
            <w:r w:rsidRPr="009111BE">
              <w:t>Nigeria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C249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4FA97" w14:textId="77777777" w:rsidR="009111BE" w:rsidRPr="009111BE" w:rsidRDefault="009111BE" w:rsidP="009111BE">
            <w:r w:rsidRPr="009111BE"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4E5A1A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3A32F" w14:textId="77777777" w:rsidR="009111BE" w:rsidRPr="009111BE" w:rsidRDefault="009111BE" w:rsidP="009111BE">
            <w:r w:rsidRPr="009111BE">
              <w:t>7.9 %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F8392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4BF51" w14:textId="77777777" w:rsidR="009111BE" w:rsidRPr="009111BE" w:rsidRDefault="009111BE" w:rsidP="009111BE">
            <w:r w:rsidRPr="009111BE">
              <w:t>79.0 %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1C6AD4" w14:textId="77777777" w:rsidR="009111BE" w:rsidRPr="009111BE" w:rsidRDefault="009111BE" w:rsidP="009111BE"/>
        </w:tc>
      </w:tr>
      <w:tr w:rsidR="009111BE" w:rsidRPr="009111BE" w14:paraId="45F474BE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2B2A8DA" w14:textId="77777777" w:rsidR="009111BE" w:rsidRPr="009111BE" w:rsidRDefault="009111BE" w:rsidP="009111BE">
            <w:r w:rsidRPr="009111BE">
              <w:t>Senegal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04698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50E13F" w14:textId="77777777" w:rsidR="009111BE" w:rsidRPr="009111BE" w:rsidRDefault="009111BE" w:rsidP="009111BE">
            <w:r w:rsidRPr="009111BE"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DDF4C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3FCF5" w14:textId="77777777" w:rsidR="009111BE" w:rsidRPr="009111BE" w:rsidRDefault="009111BE" w:rsidP="009111BE">
            <w:r w:rsidRPr="009111BE">
              <w:t>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C499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6F6EEF" w14:textId="77777777" w:rsidR="009111BE" w:rsidRPr="009111BE" w:rsidRDefault="009111BE" w:rsidP="009111BE">
            <w:r w:rsidRPr="009111BE">
              <w:t>86.3 %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FF9B46" w14:textId="77777777" w:rsidR="009111BE" w:rsidRPr="009111BE" w:rsidRDefault="009111BE" w:rsidP="009111BE"/>
        </w:tc>
      </w:tr>
      <w:tr w:rsidR="009111BE" w:rsidRPr="009111BE" w14:paraId="3C48E584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2F6C39" w14:textId="77777777" w:rsidR="009111BE" w:rsidRPr="009111BE" w:rsidRDefault="009111BE" w:rsidP="009111BE">
            <w:r w:rsidRPr="009111BE">
              <w:t>Sierra Leone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57B75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20C538" w14:textId="77777777" w:rsidR="009111BE" w:rsidRPr="009111BE" w:rsidRDefault="009111BE" w:rsidP="009111BE">
            <w:r w:rsidRPr="009111BE"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3AB58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753FBF9" w14:textId="77777777" w:rsidR="009111BE" w:rsidRPr="009111BE" w:rsidRDefault="009111BE" w:rsidP="009111BE">
            <w:r w:rsidRPr="009111BE">
              <w:t>3.2 %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F6752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F9DA2C" w14:textId="77777777" w:rsidR="009111BE" w:rsidRPr="009111BE" w:rsidRDefault="009111BE" w:rsidP="009111BE">
            <w:r w:rsidRPr="009111BE">
              <w:t>89.6 %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33A4E0" w14:textId="77777777" w:rsidR="009111BE" w:rsidRPr="009111BE" w:rsidRDefault="009111BE" w:rsidP="009111BE"/>
        </w:tc>
      </w:tr>
      <w:tr w:rsidR="009111BE" w:rsidRPr="009111BE" w14:paraId="0CB5F3AC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99BF03" w14:textId="77777777" w:rsidR="009111BE" w:rsidRPr="009111BE" w:rsidRDefault="009111BE" w:rsidP="009111BE">
            <w:r w:rsidRPr="009111BE">
              <w:t>Tchad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C41A98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E12BA21" w14:textId="77777777" w:rsidR="009111BE" w:rsidRPr="009111BE" w:rsidRDefault="009111BE" w:rsidP="009111BE">
            <w:r w:rsidRPr="009111BE"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F7B3C0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5BAFA04" w14:textId="77777777" w:rsidR="009111BE" w:rsidRPr="009111BE" w:rsidRDefault="009111BE" w:rsidP="009111BE">
            <w:r w:rsidRPr="009111BE">
              <w:t>10.4 %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162FB6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B31452A" w14:textId="77777777" w:rsidR="009111BE" w:rsidRPr="009111BE" w:rsidRDefault="009111BE" w:rsidP="009111BE">
            <w:r w:rsidRPr="009111BE">
              <w:t>100.0 %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C373341" w14:textId="77777777" w:rsidR="009111BE" w:rsidRPr="009111BE" w:rsidRDefault="009111BE" w:rsidP="009111BE"/>
        </w:tc>
      </w:tr>
      <w:tr w:rsidR="009111BE" w:rsidRPr="009111BE" w14:paraId="4ACBEA62" w14:textId="77777777" w:rsidTr="009111BE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B51C3A8" w14:textId="77777777" w:rsidR="009111BE" w:rsidRPr="009111BE" w:rsidRDefault="009111BE" w:rsidP="009111BE"/>
        </w:tc>
      </w:tr>
    </w:tbl>
    <w:p w14:paraId="0BEB9017" w14:textId="77777777" w:rsidR="009111BE" w:rsidRPr="009111BE" w:rsidRDefault="009111BE" w:rsidP="009111BE">
      <w:r w:rsidRPr="009111BE">
        <w:t> </w:t>
      </w:r>
    </w:p>
    <w:p w14:paraId="5DC7CDED" w14:textId="77777777" w:rsidR="009111BE" w:rsidRDefault="009111BE"/>
    <w:p w14:paraId="47E7B0C7" w14:textId="77777777" w:rsidR="009111BE" w:rsidRDefault="009111BE"/>
    <w:p w14:paraId="1F4A292A" w14:textId="42B48193" w:rsidR="009111BE" w:rsidRDefault="009111BE"/>
    <w:p w14:paraId="3E5E396C" w14:textId="01B61447" w:rsidR="009111BE" w:rsidRDefault="009111BE" w:rsidP="009111BE">
      <w:pPr>
        <w:pStyle w:val="Heading1"/>
      </w:pPr>
      <w:bookmarkStart w:id="104" w:name="_Toc137464550"/>
      <w:r>
        <w:t>Appendix 4: Distribution of RSS Scores</w:t>
      </w:r>
      <w:bookmarkEnd w:id="104"/>
    </w:p>
    <w:p w14:paraId="08238AEC" w14:textId="77777777" w:rsidR="009111BE" w:rsidRDefault="009111BE"/>
    <w:p w14:paraId="7BA2061D" w14:textId="77777777" w:rsidR="009111BE" w:rsidRPr="009111BE" w:rsidRDefault="009111BE" w:rsidP="009111BE">
      <w:pPr>
        <w:rPr>
          <w:b/>
          <w:bCs/>
        </w:rPr>
      </w:pPr>
      <w:r w:rsidRPr="009111BE">
        <w:rPr>
          <w:b/>
          <w:bCs/>
        </w:rPr>
        <w:t>Descriptives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186"/>
        <w:gridCol w:w="2790"/>
        <w:gridCol w:w="671"/>
        <w:gridCol w:w="2741"/>
        <w:gridCol w:w="674"/>
      </w:tblGrid>
      <w:tr w:rsidR="009111BE" w:rsidRPr="009111BE" w14:paraId="2AB29A72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1D16F96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t>Descriptives</w:t>
            </w:r>
          </w:p>
        </w:tc>
      </w:tr>
      <w:tr w:rsidR="009111BE" w:rsidRPr="009111BE" w14:paraId="437C3D5E" w14:textId="77777777" w:rsidTr="00911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DBCFCC" w14:textId="77777777" w:rsidR="009111BE" w:rsidRPr="009111BE" w:rsidRDefault="009111BE" w:rsidP="009111B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2BBF8A6B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6E2E0562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6916A9F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43B456DD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87534EC" w14:textId="77777777" w:rsidR="009111BE" w:rsidRPr="009111BE" w:rsidRDefault="009111BE" w:rsidP="009111BE"/>
        </w:tc>
      </w:tr>
      <w:tr w:rsidR="009111BE" w:rsidRPr="009111BE" w14:paraId="5F930288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4B0DE7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6106B9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Composite reintegration score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4BBCB3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Economic reintegration Score</w:t>
            </w:r>
          </w:p>
        </w:tc>
      </w:tr>
      <w:tr w:rsidR="009111BE" w:rsidRPr="009111BE" w14:paraId="5EFD8CE6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D4FDA4" w14:textId="77777777" w:rsidR="009111BE" w:rsidRPr="009111BE" w:rsidRDefault="009111BE" w:rsidP="009111BE">
            <w:r w:rsidRPr="009111BE"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3351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E7F218" w14:textId="77777777" w:rsidR="009111BE" w:rsidRPr="009111BE" w:rsidRDefault="009111BE" w:rsidP="009111BE">
            <w:r w:rsidRPr="009111BE">
              <w:t>1360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B3F549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9DF954" w14:textId="77777777" w:rsidR="009111BE" w:rsidRPr="009111BE" w:rsidRDefault="009111BE" w:rsidP="009111BE">
            <w:r w:rsidRPr="009111BE">
              <w:t>1361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72F3BE" w14:textId="77777777" w:rsidR="009111BE" w:rsidRPr="009111BE" w:rsidRDefault="009111BE" w:rsidP="009111BE"/>
        </w:tc>
      </w:tr>
      <w:tr w:rsidR="009111BE" w:rsidRPr="009111BE" w14:paraId="012123D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133B55" w14:textId="77777777" w:rsidR="009111BE" w:rsidRPr="009111BE" w:rsidRDefault="009111BE" w:rsidP="009111BE">
            <w:r w:rsidRPr="009111BE">
              <w:t>Missing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D7F54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AB1D7" w14:textId="77777777" w:rsidR="009111BE" w:rsidRPr="009111BE" w:rsidRDefault="009111BE" w:rsidP="009111BE">
            <w:r w:rsidRPr="009111B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B54C4A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3C7BCA" w14:textId="77777777" w:rsidR="009111BE" w:rsidRPr="009111BE" w:rsidRDefault="009111BE" w:rsidP="009111BE">
            <w:r w:rsidRPr="009111BE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65C41B" w14:textId="77777777" w:rsidR="009111BE" w:rsidRPr="009111BE" w:rsidRDefault="009111BE" w:rsidP="009111BE"/>
        </w:tc>
      </w:tr>
      <w:tr w:rsidR="009111BE" w:rsidRPr="009111BE" w14:paraId="754AA5A1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68B563" w14:textId="77777777" w:rsidR="009111BE" w:rsidRPr="009111BE" w:rsidRDefault="009111BE" w:rsidP="009111BE">
            <w:r w:rsidRPr="009111BE"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037F5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391308" w14:textId="77777777" w:rsidR="009111BE" w:rsidRPr="009111BE" w:rsidRDefault="009111BE" w:rsidP="009111BE">
            <w:r w:rsidRPr="009111BE">
              <w:t>0.669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9BFF5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A04404" w14:textId="77777777" w:rsidR="009111BE" w:rsidRPr="009111BE" w:rsidRDefault="009111BE" w:rsidP="009111BE">
            <w:r w:rsidRPr="009111BE">
              <w:t>0.621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E0DF8" w14:textId="77777777" w:rsidR="009111BE" w:rsidRPr="009111BE" w:rsidRDefault="009111BE" w:rsidP="009111BE"/>
        </w:tc>
      </w:tr>
      <w:tr w:rsidR="009111BE" w:rsidRPr="009111BE" w14:paraId="4E8107B9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0F6B7" w14:textId="77777777" w:rsidR="009111BE" w:rsidRPr="009111BE" w:rsidRDefault="009111BE" w:rsidP="009111BE">
            <w:r w:rsidRPr="009111BE">
              <w:t>Median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5B39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81513" w14:textId="77777777" w:rsidR="009111BE" w:rsidRPr="009111BE" w:rsidRDefault="009111BE" w:rsidP="009111BE">
            <w:r w:rsidRPr="009111BE">
              <w:t>0.673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9D7CF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CF6AA3" w14:textId="77777777" w:rsidR="009111BE" w:rsidRPr="009111BE" w:rsidRDefault="009111BE" w:rsidP="009111BE">
            <w:r w:rsidRPr="009111BE">
              <w:t>0.635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AF2C9" w14:textId="77777777" w:rsidR="009111BE" w:rsidRPr="009111BE" w:rsidRDefault="009111BE" w:rsidP="009111BE"/>
        </w:tc>
      </w:tr>
      <w:tr w:rsidR="009111BE" w:rsidRPr="009111BE" w14:paraId="77B9C3C5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12240A" w14:textId="77777777" w:rsidR="009111BE" w:rsidRPr="009111BE" w:rsidRDefault="009111BE" w:rsidP="009111BE">
            <w:r w:rsidRPr="009111BE">
              <w:t>Standard deviation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FD79B0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2178D" w14:textId="77777777" w:rsidR="009111BE" w:rsidRPr="009111BE" w:rsidRDefault="009111BE" w:rsidP="009111BE">
            <w:r w:rsidRPr="009111BE">
              <w:t>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BE420E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F8F803" w14:textId="77777777" w:rsidR="009111BE" w:rsidRPr="009111BE" w:rsidRDefault="009111BE" w:rsidP="009111BE">
            <w:r w:rsidRPr="009111BE">
              <w:t>0.167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F7EA2" w14:textId="77777777" w:rsidR="009111BE" w:rsidRPr="009111BE" w:rsidRDefault="009111BE" w:rsidP="009111BE"/>
        </w:tc>
      </w:tr>
      <w:tr w:rsidR="009111BE" w:rsidRPr="009111BE" w14:paraId="1FF0932B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8623D" w14:textId="77777777" w:rsidR="009111BE" w:rsidRPr="009111BE" w:rsidRDefault="009111BE" w:rsidP="009111BE">
            <w:r w:rsidRPr="009111BE">
              <w:t>Minimum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CFD99C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020691" w14:textId="77777777" w:rsidR="009111BE" w:rsidRPr="009111BE" w:rsidRDefault="009111BE" w:rsidP="009111BE">
            <w:r w:rsidRPr="009111BE">
              <w:t>0.217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2D266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0E7836" w14:textId="77777777" w:rsidR="009111BE" w:rsidRPr="009111BE" w:rsidRDefault="009111BE" w:rsidP="009111BE">
            <w:r w:rsidRPr="009111BE"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66B56" w14:textId="77777777" w:rsidR="009111BE" w:rsidRPr="009111BE" w:rsidRDefault="009111BE" w:rsidP="009111BE"/>
        </w:tc>
      </w:tr>
      <w:tr w:rsidR="009111BE" w:rsidRPr="009111BE" w14:paraId="4952A2E3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4A92B0" w14:textId="77777777" w:rsidR="009111BE" w:rsidRPr="009111BE" w:rsidRDefault="009111BE" w:rsidP="009111BE">
            <w:r w:rsidRPr="009111BE">
              <w:t>Maximum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6EA6160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8A66809" w14:textId="77777777" w:rsidR="009111BE" w:rsidRPr="009111BE" w:rsidRDefault="009111BE" w:rsidP="009111BE">
            <w:r w:rsidRPr="009111BE">
              <w:t>0.942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2F1D1A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2059A5C" w14:textId="77777777" w:rsidR="009111BE" w:rsidRPr="009111BE" w:rsidRDefault="009111BE" w:rsidP="009111BE">
            <w:r w:rsidRPr="009111BE">
              <w:t>0.970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BFFA465" w14:textId="77777777" w:rsidR="009111BE" w:rsidRPr="009111BE" w:rsidRDefault="009111BE" w:rsidP="009111BE"/>
        </w:tc>
      </w:tr>
      <w:tr w:rsidR="009111BE" w:rsidRPr="009111BE" w14:paraId="6337C6DE" w14:textId="77777777" w:rsidTr="009111BE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3FC366" w14:textId="77777777" w:rsidR="009111BE" w:rsidRPr="009111BE" w:rsidRDefault="009111BE" w:rsidP="009111BE"/>
        </w:tc>
      </w:tr>
    </w:tbl>
    <w:p w14:paraId="6DD50FEF" w14:textId="77777777" w:rsidR="009111BE" w:rsidRPr="009111BE" w:rsidRDefault="009111BE" w:rsidP="009111BE">
      <w:r w:rsidRPr="009111BE">
        <w:t> </w:t>
      </w:r>
    </w:p>
    <w:p w14:paraId="6A4967AC" w14:textId="75F9B4D6" w:rsidR="009111BE" w:rsidRDefault="009111BE" w:rsidP="009111BE">
      <w:r w:rsidRPr="009111BE">
        <w:rPr>
          <w:noProof/>
        </w:rPr>
        <w:lastRenderedPageBreak/>
        <w:drawing>
          <wp:inline distT="0" distB="0" distL="0" distR="0" wp14:anchorId="13EB28D2" wp14:editId="4FABF8F5">
            <wp:extent cx="4070350" cy="4004290"/>
            <wp:effectExtent l="0" t="0" r="0" b="0"/>
            <wp:docPr id="876057951" name="Picture 16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57951" name="Picture 16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89" cy="401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634A" w14:textId="77777777" w:rsidR="00641400" w:rsidRDefault="00641400" w:rsidP="009111BE"/>
    <w:p w14:paraId="385B7A22" w14:textId="77777777" w:rsidR="00641400" w:rsidRPr="009111BE" w:rsidRDefault="00641400" w:rsidP="009111BE"/>
    <w:p w14:paraId="1D1B1704" w14:textId="48F6681B" w:rsidR="009111BE" w:rsidRPr="009111BE" w:rsidRDefault="009111BE" w:rsidP="009111BE">
      <w:r w:rsidRPr="009111BE">
        <w:rPr>
          <w:noProof/>
        </w:rPr>
        <w:drawing>
          <wp:inline distT="0" distB="0" distL="0" distR="0" wp14:anchorId="3F89B0B1" wp14:editId="191BF844">
            <wp:extent cx="4076700" cy="4076700"/>
            <wp:effectExtent l="0" t="0" r="0" b="0"/>
            <wp:docPr id="1912648923" name="Picture 15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48923" name="Picture 15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3EFC" w14:textId="7D700A45" w:rsidR="009111BE" w:rsidRDefault="009111BE" w:rsidP="009111BE">
      <w:r w:rsidRPr="009111BE">
        <w:rPr>
          <w:noProof/>
        </w:rPr>
        <w:lastRenderedPageBreak/>
        <w:drawing>
          <wp:inline distT="0" distB="0" distL="0" distR="0" wp14:anchorId="204C5D2E" wp14:editId="66DD47DF">
            <wp:extent cx="4051300" cy="3985548"/>
            <wp:effectExtent l="0" t="0" r="6350" b="0"/>
            <wp:docPr id="2024888175" name="Picture 14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88175" name="Picture 14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79" cy="39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BD2" w14:textId="77777777" w:rsidR="00641400" w:rsidRPr="009111BE" w:rsidRDefault="00641400" w:rsidP="009111BE"/>
    <w:p w14:paraId="44772BDA" w14:textId="746CBD25" w:rsidR="009111BE" w:rsidRPr="009111BE" w:rsidRDefault="009111BE" w:rsidP="009111BE">
      <w:r w:rsidRPr="009111BE">
        <w:rPr>
          <w:noProof/>
        </w:rPr>
        <w:drawing>
          <wp:inline distT="0" distB="0" distL="0" distR="0" wp14:anchorId="2C9F7040" wp14:editId="496A0683">
            <wp:extent cx="3930650" cy="3930650"/>
            <wp:effectExtent l="0" t="0" r="0" b="0"/>
            <wp:docPr id="1256655122" name="Picture 13" descr="A picture containing screenshot, rectangle, squar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55122" name="Picture 13" descr="A picture containing screenshot, rectangle, square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C74F" w14:textId="77777777" w:rsidR="009111BE" w:rsidRDefault="009111BE"/>
    <w:p w14:paraId="33D73E2F" w14:textId="77777777" w:rsidR="009111BE" w:rsidRDefault="009111BE"/>
    <w:p w14:paraId="32FA7A45" w14:textId="19ADF21C" w:rsidR="009111BE" w:rsidRPr="009111BE" w:rsidRDefault="009111BE" w:rsidP="009111BE"/>
    <w:p w14:paraId="4097CC41" w14:textId="77777777" w:rsidR="009111BE" w:rsidRDefault="009111BE"/>
    <w:p w14:paraId="3022BBB7" w14:textId="77777777" w:rsidR="009111BE" w:rsidRDefault="009111BE"/>
    <w:p w14:paraId="0BC1BFE6" w14:textId="5365EB1E" w:rsidR="009111BE" w:rsidRDefault="009111BE" w:rsidP="009111BE">
      <w:r w:rsidRPr="009111BE">
        <w:rPr>
          <w:noProof/>
        </w:rPr>
        <w:drawing>
          <wp:inline distT="0" distB="0" distL="0" distR="0" wp14:anchorId="116C5F01" wp14:editId="1F4B1442">
            <wp:extent cx="5585909" cy="7689850"/>
            <wp:effectExtent l="0" t="0" r="0" b="0"/>
            <wp:docPr id="841173705" name="Picture 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73705" name="Picture 2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3" cy="769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9A68" w14:textId="77777777" w:rsidR="00641400" w:rsidRDefault="00641400" w:rsidP="009111BE"/>
    <w:p w14:paraId="6044820B" w14:textId="77777777" w:rsidR="00641400" w:rsidRDefault="00641400" w:rsidP="009111BE"/>
    <w:p w14:paraId="41E34C50" w14:textId="77777777" w:rsidR="00641400" w:rsidRDefault="00641400" w:rsidP="009111BE"/>
    <w:p w14:paraId="6399E1EC" w14:textId="77777777" w:rsidR="00641400" w:rsidRDefault="00641400" w:rsidP="009111BE"/>
    <w:p w14:paraId="1E797268" w14:textId="77777777" w:rsidR="004C4B90" w:rsidRDefault="004C4B90" w:rsidP="009111BE">
      <w:pPr>
        <w:sectPr w:rsidR="004C4B90" w:rsidSect="005D3117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2240" w:h="15840"/>
          <w:pgMar w:top="851" w:right="1134" w:bottom="1134" w:left="1418" w:header="720" w:footer="720" w:gutter="0"/>
          <w:cols w:space="708"/>
          <w:docGrid w:linePitch="272"/>
        </w:sectPr>
      </w:pPr>
    </w:p>
    <w:p w14:paraId="22EB8052" w14:textId="3CF383DF" w:rsidR="009111BE" w:rsidRPr="009111BE" w:rsidRDefault="009111BE" w:rsidP="009111BE">
      <w:r w:rsidRPr="009111BE">
        <w:rPr>
          <w:noProof/>
        </w:rPr>
        <w:lastRenderedPageBreak/>
        <w:drawing>
          <wp:inline distT="0" distB="0" distL="0" distR="0" wp14:anchorId="05857306" wp14:editId="2140241D">
            <wp:extent cx="8479937" cy="2743200"/>
            <wp:effectExtent l="0" t="0" r="0" b="0"/>
            <wp:docPr id="275632279" name="Picture 27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2279" name="Picture 27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7724" cy="274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FC32" w14:textId="77777777" w:rsidR="009111BE" w:rsidRPr="009111BE" w:rsidRDefault="009111BE" w:rsidP="009111BE"/>
    <w:p w14:paraId="3EDF6D38" w14:textId="77777777" w:rsidR="009111BE" w:rsidRDefault="009111BE"/>
    <w:sectPr w:rsidR="009111BE" w:rsidSect="004C4B90">
      <w:pgSz w:w="15840" w:h="12240" w:orient="landscape"/>
      <w:pgMar w:top="1418" w:right="851" w:bottom="1134" w:left="1134" w:header="720" w:footer="720" w:gutter="0"/>
      <w:cols w:space="708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BERTHET-VALDOIS Julie" w:date="2023-06-12T17:48:00Z" w:initials="BJ">
    <w:p w14:paraId="5FF8928D" w14:textId="67702FA5" w:rsidR="00844EE9" w:rsidRPr="00844EE9" w:rsidRDefault="00844EE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844EE9">
        <w:rPr>
          <w:lang w:val="fr-FR"/>
        </w:rPr>
        <w:t>Pour ces variables catégoriques ave</w:t>
      </w:r>
      <w:r>
        <w:rPr>
          <w:lang w:val="fr-FR"/>
        </w:rPr>
        <w:t>c</w:t>
      </w:r>
      <w:r w:rsidRPr="00844EE9">
        <w:rPr>
          <w:lang w:val="fr-FR"/>
        </w:rPr>
        <w:t xml:space="preserve"> plusieurs modalités nous aurons plus</w:t>
      </w:r>
      <w:r>
        <w:rPr>
          <w:lang w:val="fr-FR"/>
        </w:rPr>
        <w:t>ieurs dummies n’est ce pas ? in cash 1/0, in kind 1/0</w:t>
      </w:r>
      <w:r w:rsidR="004C4AC3">
        <w:rPr>
          <w:lang w:val="fr-FR"/>
        </w:rPr>
        <w:t xml:space="preserve"> correct ?</w:t>
      </w:r>
    </w:p>
  </w:comment>
  <w:comment w:id="3" w:author="Jean-Luc Jucker" w:date="2023-06-12T22:30:00Z" w:initials="JJ">
    <w:p w14:paraId="1BE91429" w14:textId="77777777" w:rsidR="00C518C3" w:rsidRPr="005F2EAB" w:rsidRDefault="00C518C3" w:rsidP="00155C9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Oui, à moins que l'on recode en binaire. C'est le nombre d'observations dans chaque contraste qui permettra de décider</w:t>
      </w:r>
    </w:p>
  </w:comment>
  <w:comment w:id="4" w:author="BERTHET-VALDOIS Julie" w:date="2023-06-12T16:48:00Z" w:initials="BJ">
    <w:p w14:paraId="3625D21A" w14:textId="1F919A05" w:rsidR="004A4762" w:rsidRPr="009518CA" w:rsidRDefault="004A4762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9518CA" w:rsidRPr="009518CA">
        <w:rPr>
          <w:lang w:val="fr-FR"/>
        </w:rPr>
        <w:t>A mon souvenir seuls 4 ou 5</w:t>
      </w:r>
      <w:r w:rsidR="009518CA">
        <w:rPr>
          <w:lang w:val="fr-FR"/>
        </w:rPr>
        <w:t xml:space="preserve"> n’ont pas recu le microbusiness donc je ne crois pas que nous ayons besoin de cette variable</w:t>
      </w:r>
    </w:p>
  </w:comment>
  <w:comment w:id="5" w:author="Jean-Luc Jucker" w:date="2023-06-12T22:29:00Z" w:initials="JJ">
    <w:p w14:paraId="70EDA642" w14:textId="77777777" w:rsidR="00C518C3" w:rsidRPr="005F2EAB" w:rsidRDefault="00C518C3" w:rsidP="00B916A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En effet, et c'est dommage car je croyais justement que c'est qqch que vous vouliez comparer, juste?</w:t>
      </w:r>
    </w:p>
  </w:comment>
  <w:comment w:id="6" w:author="BERTHET-VALDOIS Julie" w:date="2023-06-14T15:30:00Z" w:initials="BJ">
    <w:p w14:paraId="222F9012" w14:textId="5F61A107" w:rsidR="00ED5CE6" w:rsidRPr="00ED5CE6" w:rsidRDefault="00ED5CE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>
        <w:rPr>
          <w:lang w:val="fr-FR"/>
        </w:rPr>
        <w:t xml:space="preserve"> </w:t>
      </w:r>
      <w:r w:rsidR="00916109" w:rsidRPr="007346FE">
        <w:rPr>
          <w:highlight w:val="cyan"/>
          <w:lang w:val="fr-FR"/>
        </w:rPr>
        <w:t xml:space="preserve">C’est plus pour RSS </w:t>
      </w:r>
      <w:r w:rsidR="007346FE" w:rsidRPr="007346FE">
        <w:rPr>
          <w:highlight w:val="cyan"/>
          <w:lang w:val="fr-FR"/>
        </w:rPr>
        <w:t xml:space="preserve">qu’il faut regarder </w:t>
      </w:r>
      <w:r w:rsidR="00A018AB" w:rsidRPr="007346FE">
        <w:rPr>
          <w:highlight w:val="cyan"/>
          <w:lang w:val="fr-FR"/>
        </w:rPr>
        <w:t>ça</w:t>
      </w:r>
    </w:p>
  </w:comment>
  <w:comment w:id="9" w:author="BERTHET-VALDOIS Julie" w:date="2023-06-12T16:49:00Z" w:initials="BJ">
    <w:p w14:paraId="1387FB5E" w14:textId="5FB13448" w:rsidR="00692588" w:rsidRPr="00692588" w:rsidRDefault="00692588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692588">
        <w:rPr>
          <w:lang w:val="fr-FR"/>
        </w:rPr>
        <w:t>Je ne suis pas convaincue q</w:t>
      </w:r>
      <w:r>
        <w:rPr>
          <w:lang w:val="fr-FR"/>
        </w:rPr>
        <w:t xml:space="preserve">ue cette variable soit pertinente : devises différentes, </w:t>
      </w:r>
      <w:r w:rsidR="00144A01">
        <w:rPr>
          <w:lang w:val="fr-FR"/>
        </w:rPr>
        <w:t>certains risquent de compter seulement le cash reçu, d’autre toute l’aide. En gros, je doute que cette variable soit fiable.</w:t>
      </w:r>
    </w:p>
  </w:comment>
  <w:comment w:id="10" w:author="Jean-Luc Jucker" w:date="2023-06-12T22:28:00Z" w:initials="JJ">
    <w:p w14:paraId="28763267" w14:textId="77777777" w:rsidR="00C518C3" w:rsidRPr="005F2EAB" w:rsidRDefault="00C518C3" w:rsidP="00AF2FB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OK!</w:t>
      </w:r>
    </w:p>
  </w:comment>
  <w:comment w:id="12" w:author="BERTHET-VALDOIS Julie" w:date="2023-06-12T17:04:00Z" w:initials="BJ">
    <w:p w14:paraId="2D23B9B7" w14:textId="273E0898" w:rsidR="008B3715" w:rsidRDefault="007629C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Style w:val="CommentReference"/>
        </w:rPr>
        <w:annotationRef/>
      </w:r>
      <w:r w:rsidRPr="007629C5">
        <w:rPr>
          <w:lang w:val="fr-FR"/>
        </w:rPr>
        <w:t>Est-ce q</w:t>
      </w:r>
      <w:r>
        <w:rPr>
          <w:lang w:val="fr-FR"/>
        </w:rPr>
        <w:t xml:space="preserve">ue l’utilisation de ces controles permettra </w:t>
      </w:r>
      <w:r w:rsidR="008B3715">
        <w:rPr>
          <w:lang w:val="fr-FR"/>
        </w:rPr>
        <w:t xml:space="preserve">de répondre a : </w:t>
      </w:r>
      <w:r w:rsidR="008B3715" w:rsidRPr="00007520">
        <w:rPr>
          <w:rFonts w:eastAsia="Times New Roman" w:cstheme="minorHAnsi"/>
          <w:lang w:val="fr-FR"/>
        </w:rPr>
        <w:t>Y a-t-il des domaines d’activité et/ou des pays qui favorisent mieux le recrutement d’employés /</w:t>
      </w:r>
      <w:r w:rsidR="008B3715" w:rsidRPr="00007520">
        <w:rPr>
          <w:rFonts w:cstheme="minorHAnsi"/>
          <w:lang w:val="fr-FR"/>
        </w:rPr>
        <w:t>type d’entreprise qui emploi le plus mais en contrôlant pour celle qui marchent bien (car plus d’employés peut aussi être négatifs)</w:t>
      </w:r>
      <w:r w:rsidR="008B3715">
        <w:rPr>
          <w:rFonts w:cstheme="minorHAnsi"/>
          <w:lang w:val="fr-FR"/>
        </w:rPr>
        <w:t> ?</w:t>
      </w:r>
    </w:p>
    <w:p w14:paraId="525AE1E0" w14:textId="039824B2" w:rsidR="008B3715" w:rsidRDefault="008B371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</w:p>
    <w:p w14:paraId="7EC47DBA" w14:textId="5B64F86B" w:rsidR="008B3715" w:rsidRDefault="008B371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Si non, il faudrait ajouter un </w:t>
      </w:r>
      <w:r w:rsidR="00D65C85">
        <w:rPr>
          <w:rFonts w:cstheme="minorHAnsi"/>
          <w:lang w:val="fr-FR"/>
        </w:rPr>
        <w:t>modèle</w:t>
      </w:r>
      <w:r>
        <w:rPr>
          <w:rFonts w:cstheme="minorHAnsi"/>
          <w:lang w:val="fr-FR"/>
        </w:rPr>
        <w:t xml:space="preserve"> pour ca ou la dependent variable serait le nombre d’employes j’imagine et en controlant pour le succès et autre</w:t>
      </w:r>
      <w:r w:rsidR="00C5305F">
        <w:rPr>
          <w:rFonts w:cstheme="minorHAnsi"/>
          <w:lang w:val="fr-FR"/>
        </w:rPr>
        <w:t>.</w:t>
      </w:r>
    </w:p>
    <w:p w14:paraId="4B9AFB4F" w14:textId="34392F45" w:rsidR="00C5305F" w:rsidRPr="00007520" w:rsidRDefault="00C5305F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Fonts w:cstheme="minorHAnsi"/>
          <w:lang w:val="fr-FR"/>
        </w:rPr>
        <w:t>C’est un point important que notre Reintegration Officer aimerait éclaircir.</w:t>
      </w:r>
    </w:p>
    <w:p w14:paraId="3D017C31" w14:textId="4E9872DA" w:rsidR="007629C5" w:rsidRPr="007629C5" w:rsidRDefault="007629C5">
      <w:pPr>
        <w:pStyle w:val="CommentText"/>
        <w:rPr>
          <w:lang w:val="fr-FR"/>
        </w:rPr>
      </w:pPr>
    </w:p>
  </w:comment>
  <w:comment w:id="13" w:author="BERTHET-VALDOIS Julie" w:date="2023-06-14T15:52:00Z" w:initials="BJ">
    <w:p w14:paraId="2A3D9F0C" w14:textId="0D77F8B5" w:rsidR="00A02FB9" w:rsidRPr="00A02FB9" w:rsidRDefault="00A02FB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A02FB9">
        <w:rPr>
          <w:highlight w:val="cyan"/>
          <w:lang w:val="fr-FR"/>
        </w:rPr>
        <w:t>Je ne vois pas de réponse ici ?</w:t>
      </w:r>
    </w:p>
  </w:comment>
  <w:comment w:id="15" w:author="BERTHET-VALDOIS Julie" w:date="2023-06-12T16:51:00Z" w:initials="BJ">
    <w:p w14:paraId="46938965" w14:textId="1E8D9CE8" w:rsidR="009079D9" w:rsidRPr="007629C5" w:rsidRDefault="009079D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7629C5">
        <w:rPr>
          <w:lang w:val="fr-FR"/>
        </w:rPr>
        <w:t>Ok ca me va!</w:t>
      </w:r>
    </w:p>
  </w:comment>
  <w:comment w:id="18" w:author="BERTHET-VALDOIS Julie" w:date="2023-06-12T16:52:00Z" w:initials="BJ">
    <w:p w14:paraId="1FED4452" w14:textId="3A335215" w:rsidR="001C263F" w:rsidRPr="001C263F" w:rsidRDefault="001C263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1C263F">
        <w:rPr>
          <w:lang w:val="fr-FR"/>
        </w:rPr>
        <w:t>C’est une variable important car e</w:t>
      </w:r>
      <w:r>
        <w:rPr>
          <w:lang w:val="fr-FR"/>
        </w:rPr>
        <w:t>lle permettrait de savoir si le fait d’avoir choisi le type de microbusiness joue sur la réussite du business ou non</w:t>
      </w:r>
    </w:p>
  </w:comment>
  <w:comment w:id="19" w:author="Jean-Luc Jucker" w:date="2023-06-12T22:28:00Z" w:initials="JJ">
    <w:p w14:paraId="62379992" w14:textId="77777777" w:rsidR="00C518C3" w:rsidRPr="005F2EAB" w:rsidRDefault="00C518C3" w:rsidP="0025070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A discuter, pour que je comprenne bien votre hypothèse</w:t>
      </w:r>
    </w:p>
  </w:comment>
  <w:comment w:id="20" w:author="Jean-Luc Jucker" w:date="2023-06-13T12:14:00Z" w:initials="JJ">
    <w:p w14:paraId="36639AA2" w14:textId="77777777" w:rsidR="00A80670" w:rsidRPr="005F2EAB" w:rsidRDefault="00A80670" w:rsidP="007452D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Oui, s'il y a assez d'observations.</w:t>
      </w:r>
    </w:p>
  </w:comment>
  <w:comment w:id="22" w:author="BERTHET-VALDOIS Julie" w:date="2023-06-12T16:55:00Z" w:initials="BJ">
    <w:p w14:paraId="3BEE2AB8" w14:textId="3B30281E" w:rsidR="00314D6D" w:rsidRDefault="00314D6D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314D6D">
        <w:rPr>
          <w:lang w:val="fr-FR"/>
        </w:rPr>
        <w:t>Cette variable n’existe pas dans l</w:t>
      </w:r>
      <w:r>
        <w:rPr>
          <w:lang w:val="fr-FR"/>
        </w:rPr>
        <w:t xml:space="preserve">a base mais il faudrait la calculer sur base de </w:t>
      </w:r>
      <w:r w:rsidR="009B71C0">
        <w:rPr>
          <w:lang w:val="fr-FR"/>
        </w:rPr>
        <w:t xml:space="preserve">la première variable (start) qui donne la date de l’enquête et la variable </w:t>
      </w:r>
      <w:r>
        <w:rPr>
          <w:lang w:val="fr-FR"/>
        </w:rPr>
        <w:t>d</w:t>
      </w:r>
      <w:r w:rsidRPr="000C5B8B">
        <w:rPr>
          <w:lang w:val="fr-FR"/>
        </w:rPr>
        <w:t xml:space="preserve">ate de </w:t>
      </w:r>
      <w:r w:rsidR="009B71C0" w:rsidRPr="000C5B8B">
        <w:rPr>
          <w:lang w:val="fr-FR"/>
        </w:rPr>
        <w:t>réception</w:t>
      </w:r>
      <w:r w:rsidRPr="000C5B8B">
        <w:rPr>
          <w:lang w:val="fr-FR"/>
        </w:rPr>
        <w:t xml:space="preserve"> de la </w:t>
      </w:r>
      <w:r w:rsidR="009B71C0" w:rsidRPr="000C5B8B">
        <w:rPr>
          <w:lang w:val="fr-FR"/>
        </w:rPr>
        <w:t>réintégration</w:t>
      </w:r>
      <w:r>
        <w:rPr>
          <w:rStyle w:val="CommentReference"/>
        </w:rPr>
        <w:annotationRef/>
      </w:r>
      <w:r w:rsidR="009B71C0">
        <w:rPr>
          <w:lang w:val="fr-FR"/>
        </w:rPr>
        <w:t>.</w:t>
      </w:r>
      <w:r w:rsidR="00145DD8">
        <w:rPr>
          <w:lang w:val="fr-FR"/>
        </w:rPr>
        <w:t xml:space="preserve"> </w:t>
      </w:r>
    </w:p>
    <w:p w14:paraId="44B0C8DE" w14:textId="22F8DC61" w:rsidR="009B71C0" w:rsidRPr="00314D6D" w:rsidRDefault="009B71C0">
      <w:pPr>
        <w:pStyle w:val="CommentText"/>
        <w:rPr>
          <w:lang w:val="fr-FR"/>
        </w:rPr>
      </w:pPr>
      <w:r>
        <w:rPr>
          <w:lang w:val="fr-FR"/>
        </w:rPr>
        <w:t xml:space="preserve">C’est une variable importante </w:t>
      </w:r>
      <w:r w:rsidR="00CF13E8">
        <w:rPr>
          <w:lang w:val="fr-FR"/>
        </w:rPr>
        <w:t xml:space="preserve">pour confirmer que les résultats ne sont pas </w:t>
      </w:r>
      <w:r w:rsidR="00250E7D">
        <w:rPr>
          <w:lang w:val="fr-FR"/>
        </w:rPr>
        <w:t>biaisés</w:t>
      </w:r>
      <w:r w:rsidR="00CF13E8">
        <w:rPr>
          <w:lang w:val="fr-FR"/>
        </w:rPr>
        <w:t xml:space="preserve"> notamment du fait qu’une entreprise peut ne pas bien marcher si elle vient seulement de démarrer par exemple. </w:t>
      </w:r>
    </w:p>
  </w:comment>
  <w:comment w:id="23" w:author="Jean-Luc Jucker" w:date="2023-06-12T22:28:00Z" w:initials="JJ">
    <w:p w14:paraId="0EDB5066" w14:textId="77777777" w:rsidR="00C518C3" w:rsidRPr="005F2EAB" w:rsidRDefault="00C518C3" w:rsidP="00BB129E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 excellent. Je comptais faire la même chose pour la durée de la formation</w:t>
      </w:r>
    </w:p>
  </w:comment>
  <w:comment w:id="25" w:author="BERTHET-VALDOIS Julie" w:date="2023-06-12T17:00:00Z" w:initials="BJ">
    <w:p w14:paraId="1FD9BB9D" w14:textId="37B4A543" w:rsidR="00BC3493" w:rsidRPr="00CC48F8" w:rsidRDefault="00BC349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CC48F8">
        <w:rPr>
          <w:rFonts w:cstheme="minorHAnsi"/>
          <w:lang w:val="fr-FR"/>
        </w:rPr>
        <w:t>Comme discute durant notre appel, serait-il possible de regarder le lien entre</w:t>
      </w:r>
      <w:r w:rsidR="00CC48F8" w:rsidRPr="00007520">
        <w:rPr>
          <w:rFonts w:cstheme="minorHAnsi"/>
          <w:lang w:val="fr-FR"/>
        </w:rPr>
        <w:t xml:space="preserve"> business succès versus </w:t>
      </w:r>
      <w:r w:rsidR="00CC48F8">
        <w:rPr>
          <w:rFonts w:cstheme="minorHAnsi"/>
          <w:lang w:val="fr-FR"/>
        </w:rPr>
        <w:t xml:space="preserve">business profitability ? Peut être que le model 1 et 2 pourront aussi aider a y répondre. </w:t>
      </w:r>
      <w:r w:rsidR="00BE5792">
        <w:rPr>
          <w:rFonts w:cstheme="minorHAnsi"/>
          <w:lang w:val="fr-FR"/>
        </w:rPr>
        <w:t>Ainsi, faute de pouvoir faire les 2 nous saurions laquelle des deux est la plus pertinente à utiliser.</w:t>
      </w:r>
      <w:r w:rsidR="00CC48F8">
        <w:rPr>
          <w:rFonts w:cstheme="minorHAnsi"/>
          <w:lang w:val="fr-FR"/>
        </w:rPr>
        <w:t xml:space="preserve"> </w:t>
      </w:r>
    </w:p>
  </w:comment>
  <w:comment w:id="26" w:author="Jean-Luc Jucker" w:date="2023-06-12T22:27:00Z" w:initials="JJ">
    <w:p w14:paraId="7F921442" w14:textId="77777777" w:rsidR="00C518C3" w:rsidRPr="005F2EAB" w:rsidRDefault="00C518C3" w:rsidP="00DD291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 les 2 modèles répondront à ceci. A discuter aussi pour que je comprenne mieux ce que vous désirez</w:t>
      </w:r>
    </w:p>
  </w:comment>
  <w:comment w:id="27" w:author="Jean-Luc Jucker" w:date="2023-06-13T12:16:00Z" w:initials="JJ">
    <w:p w14:paraId="2C9435A8" w14:textId="77777777" w:rsidR="00A80670" w:rsidRPr="005F2EAB" w:rsidRDefault="00A80670" w:rsidP="0088167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 xml:space="preserve">OK, mais rapporter les deux. </w:t>
      </w:r>
    </w:p>
  </w:comment>
  <w:comment w:id="30" w:author="BERTHET-VALDOIS Julie" w:date="2023-06-12T17:08:00Z" w:initials="BJ">
    <w:p w14:paraId="69A83431" w14:textId="10074BAC" w:rsidR="00001C8D" w:rsidRDefault="00001C8D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5F0520">
        <w:rPr>
          <w:lang w:val="fr-FR"/>
        </w:rPr>
        <w:t xml:space="preserve">Nous n’avons jamais analysé les déterminants de la satisfaction mais nous </w:t>
      </w:r>
      <w:r w:rsidRPr="00EF69F9">
        <w:rPr>
          <w:lang w:val="fr-FR"/>
        </w:rPr>
        <w:t xml:space="preserve">regardons </w:t>
      </w:r>
      <w:r w:rsidR="00EF69F9" w:rsidRPr="00EF69F9">
        <w:rPr>
          <w:lang w:val="fr-FR"/>
        </w:rPr>
        <w:t>les % de s</w:t>
      </w:r>
      <w:r w:rsidR="00EF69F9">
        <w:rPr>
          <w:lang w:val="fr-FR"/>
        </w:rPr>
        <w:t xml:space="preserve">atisfactions comme c’est un indicateur du logframe et nous sommes </w:t>
      </w:r>
      <w:r w:rsidR="005F0520">
        <w:rPr>
          <w:lang w:val="fr-FR"/>
        </w:rPr>
        <w:t xml:space="preserve">généralement </w:t>
      </w:r>
      <w:r w:rsidR="00EF69F9">
        <w:rPr>
          <w:lang w:val="fr-FR"/>
        </w:rPr>
        <w:t>proche</w:t>
      </w:r>
      <w:r w:rsidR="005F0520">
        <w:rPr>
          <w:lang w:val="fr-FR"/>
        </w:rPr>
        <w:t>s</w:t>
      </w:r>
      <w:r w:rsidR="008C182E">
        <w:rPr>
          <w:lang w:val="fr-FR"/>
        </w:rPr>
        <w:t xml:space="preserve"> des 90-95% donc je doute que nous puissions en dire grand-chose.</w:t>
      </w:r>
    </w:p>
    <w:p w14:paraId="736EBDD6" w14:textId="7D9B78D9" w:rsidR="008C182E" w:rsidRDefault="008C182E">
      <w:pPr>
        <w:pStyle w:val="CommentText"/>
        <w:rPr>
          <w:lang w:val="fr-FR"/>
        </w:rPr>
      </w:pPr>
    </w:p>
    <w:p w14:paraId="26A8D926" w14:textId="75E10145" w:rsidR="00840217" w:rsidRDefault="00840217">
      <w:pPr>
        <w:pStyle w:val="CommentText"/>
        <w:rPr>
          <w:lang w:val="fr-FR"/>
        </w:rPr>
      </w:pPr>
      <w:r>
        <w:rPr>
          <w:lang w:val="fr-FR"/>
        </w:rPr>
        <w:t xml:space="preserve">Je ne crois pas que nous ayons regarde : </w:t>
      </w:r>
      <w:r w:rsidRPr="00D81DAA">
        <w:rPr>
          <w:lang w:val="fr-FR"/>
        </w:rPr>
        <w:t>Pensez-vous que le retour a été une bonne décision</w:t>
      </w:r>
      <w:r w:rsidR="00B3779C">
        <w:rPr>
          <w:lang w:val="fr-FR"/>
        </w:rPr>
        <w:t xml:space="preserve"> ? </w:t>
      </w:r>
      <w:r>
        <w:rPr>
          <w:lang w:val="fr-FR"/>
        </w:rPr>
        <w:t xml:space="preserve">Peut être plus pertinent </w:t>
      </w:r>
      <w:r w:rsidR="00B3779C">
        <w:rPr>
          <w:lang w:val="fr-FR"/>
        </w:rPr>
        <w:t>a regarder si le temps le permet.</w:t>
      </w:r>
      <w:r>
        <w:rPr>
          <w:lang w:val="fr-FR"/>
        </w:rPr>
        <w:t xml:space="preserve"> </w:t>
      </w:r>
    </w:p>
    <w:p w14:paraId="72594D81" w14:textId="41EE70EB" w:rsidR="005F0520" w:rsidRPr="00EF69F9" w:rsidRDefault="005F0520">
      <w:pPr>
        <w:pStyle w:val="CommentText"/>
        <w:rPr>
          <w:lang w:val="fr-FR"/>
        </w:rPr>
      </w:pPr>
    </w:p>
  </w:comment>
  <w:comment w:id="31" w:author="Jean-Luc Jucker" w:date="2023-06-12T22:27:00Z" w:initials="JJ">
    <w:p w14:paraId="48756572" w14:textId="77777777" w:rsidR="00C518C3" w:rsidRPr="005F2EAB" w:rsidRDefault="00C518C3" w:rsidP="00921DEC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Justement, j'hésitais entre les deux! Je vais essayer l'autre ok</w:t>
      </w:r>
    </w:p>
  </w:comment>
  <w:comment w:id="32" w:author="BERTHET-VALDOIS Julie" w:date="2023-06-14T15:39:00Z" w:initials="BJ">
    <w:p w14:paraId="1FFE14AB" w14:textId="66170D89" w:rsidR="006F7970" w:rsidRDefault="006F7970">
      <w:pPr>
        <w:pStyle w:val="CommentText"/>
      </w:pPr>
      <w:r>
        <w:rPr>
          <w:rStyle w:val="CommentReference"/>
        </w:rPr>
        <w:annotationRef/>
      </w:r>
      <w:r>
        <w:t>parfait</w:t>
      </w:r>
    </w:p>
  </w:comment>
  <w:comment w:id="34" w:author="BERTHET-VALDOIS Julie" w:date="2023-06-12T17:31:00Z" w:initials="BJ">
    <w:p w14:paraId="54665AFC" w14:textId="6614BA94" w:rsidR="00D76F77" w:rsidRDefault="00D76F7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D76F77">
        <w:rPr>
          <w:lang w:val="fr-FR"/>
        </w:rPr>
        <w:t>Je ne vois pas l’analyse d</w:t>
      </w:r>
      <w:r>
        <w:rPr>
          <w:lang w:val="fr-FR"/>
        </w:rPr>
        <w:t xml:space="preserve">es correlations entre les différentes dimensions. Je comprends que ce n’est pas un </w:t>
      </w:r>
      <w:r w:rsidR="000834A7">
        <w:rPr>
          <w:lang w:val="fr-FR"/>
        </w:rPr>
        <w:t>modèle</w:t>
      </w:r>
      <w:r>
        <w:rPr>
          <w:lang w:val="fr-FR"/>
        </w:rPr>
        <w:t xml:space="preserve"> en soit mais il faudrait inclure ca en intro peut être ?</w:t>
      </w:r>
    </w:p>
    <w:p w14:paraId="2E897953" w14:textId="77777777" w:rsidR="00746526" w:rsidRDefault="00746526">
      <w:pPr>
        <w:pStyle w:val="CommentText"/>
        <w:rPr>
          <w:lang w:val="fr-FR"/>
        </w:rPr>
      </w:pPr>
      <w:r>
        <w:rPr>
          <w:lang w:val="fr-FR"/>
        </w:rPr>
        <w:t>Cela me semble être important de regarder cet aspect pour au moins confirmer ou infirmer un possible lien entre les dimensions. D’un point de vu programmatique c’est improtant.</w:t>
      </w:r>
    </w:p>
    <w:p w14:paraId="7FA6542C" w14:textId="77777777" w:rsidR="004E6CE5" w:rsidRDefault="004E6CE5">
      <w:pPr>
        <w:pStyle w:val="CommentText"/>
        <w:rPr>
          <w:lang w:val="fr-FR"/>
        </w:rPr>
      </w:pPr>
    </w:p>
    <w:p w14:paraId="09CBC14B" w14:textId="77777777" w:rsidR="004E6CE5" w:rsidRDefault="004E6CE5">
      <w:pPr>
        <w:pStyle w:val="CommentText"/>
        <w:rPr>
          <w:lang w:val="fr-FR"/>
        </w:rPr>
      </w:pPr>
    </w:p>
    <w:p w14:paraId="37C133A8" w14:textId="11FDA4D3" w:rsidR="00EB44B3" w:rsidRPr="008618BE" w:rsidRDefault="004E6CE5" w:rsidP="00EB44B3">
      <w:pPr>
        <w:pStyle w:val="ListParagraph"/>
        <w:numPr>
          <w:ilvl w:val="0"/>
          <w:numId w:val="11"/>
        </w:numPr>
        <w:spacing w:after="160" w:line="259" w:lineRule="auto"/>
        <w:rPr>
          <w:lang w:val="fr-FR"/>
        </w:rPr>
      </w:pPr>
      <w:r>
        <w:rPr>
          <w:lang w:val="fr-FR"/>
        </w:rPr>
        <w:t xml:space="preserve">Aussi, (if time permits) </w:t>
      </w:r>
      <w:r w:rsidR="00EB44B3">
        <w:rPr>
          <w:lang w:val="fr-FR"/>
        </w:rPr>
        <w:t xml:space="preserve">j’aimerais bien connaitre la correlation entre la </w:t>
      </w:r>
      <w:r w:rsidR="00EB44B3" w:rsidRPr="008618BE">
        <w:rPr>
          <w:lang w:val="fr-FR"/>
        </w:rPr>
        <w:t>Question 30 sur la perception de la reintegration versus le score</w:t>
      </w:r>
      <w:r w:rsidR="00EB44B3">
        <w:rPr>
          <w:lang w:val="fr-FR"/>
        </w:rPr>
        <w:t xml:space="preserve"> total et score eco. Merci !</w:t>
      </w:r>
    </w:p>
    <w:p w14:paraId="52F5D100" w14:textId="09E77778" w:rsidR="004E6CE5" w:rsidRPr="00D76F77" w:rsidRDefault="004E6CE5">
      <w:pPr>
        <w:pStyle w:val="CommentText"/>
        <w:rPr>
          <w:lang w:val="fr-FR"/>
        </w:rPr>
      </w:pPr>
    </w:p>
  </w:comment>
  <w:comment w:id="35" w:author="Jean-Luc Jucker" w:date="2023-06-12T22:26:00Z" w:initials="JJ">
    <w:p w14:paraId="1DC714D0" w14:textId="77777777" w:rsidR="00C518C3" w:rsidRPr="005F2EAB" w:rsidRDefault="00C518C3" w:rsidP="00635F4E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 xml:space="preserve">Oui les corrélations font partie de l'exploration préliminaire des données, donc ceci sera de toute façon inclu </w:t>
      </w:r>
      <w:r>
        <w:t>😊</w:t>
      </w:r>
    </w:p>
  </w:comment>
  <w:comment w:id="36" w:author="BERTHET-VALDOIS Julie" w:date="2023-06-14T15:39:00Z" w:initials="BJ">
    <w:p w14:paraId="6FC81351" w14:textId="645AB693" w:rsidR="005774F3" w:rsidRPr="00E12B8D" w:rsidRDefault="005774F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E12B8D">
        <w:rPr>
          <w:lang w:val="fr-FR"/>
        </w:rPr>
        <w:t>Parfait. Merci.</w:t>
      </w:r>
    </w:p>
  </w:comment>
  <w:comment w:id="55" w:author="BERTHET-VALDOIS Julie" w:date="2023-06-14T15:56:00Z" w:initials="BJ">
    <w:p w14:paraId="5D2E5D6D" w14:textId="09AA5283" w:rsidR="00F86BBE" w:rsidRPr="00E12B8D" w:rsidRDefault="00F86BBE" w:rsidP="00E12B8D">
      <w:pPr>
        <w:pStyle w:val="ListBullet"/>
        <w:numPr>
          <w:ilvl w:val="0"/>
          <w:numId w:val="0"/>
        </w:numPr>
        <w:spacing w:line="360" w:lineRule="auto"/>
        <w:jc w:val="both"/>
        <w:rPr>
          <w:highlight w:val="yellow"/>
          <w:lang w:val="fr-FR"/>
        </w:rPr>
      </w:pPr>
      <w:r>
        <w:rPr>
          <w:rStyle w:val="CommentReference"/>
        </w:rPr>
        <w:annotationRef/>
      </w:r>
      <w:r w:rsidR="00E12B8D" w:rsidRPr="00E12B8D">
        <w:rPr>
          <w:lang w:val="fr-FR"/>
        </w:rPr>
        <w:t xml:space="preserve">Remplace </w:t>
      </w:r>
      <w:r w:rsidR="00E12B8D">
        <w:rPr>
          <w:lang w:val="fr-FR"/>
        </w:rPr>
        <w:t>par :</w:t>
      </w:r>
      <w:r w:rsidR="00E12B8D" w:rsidRPr="00E12B8D">
        <w:rPr>
          <w:lang w:val="fr-FR"/>
        </w:rPr>
        <w:t xml:space="preserve"> delai entre retour et reception assistance microbusiness ci dessous</w:t>
      </w:r>
    </w:p>
  </w:comment>
  <w:comment w:id="63" w:author="BERTHET-VALDOIS Julie" w:date="2023-06-14T16:16:00Z" w:initials="BJ">
    <w:p w14:paraId="4334B231" w14:textId="1205DA8C" w:rsidR="00297FF3" w:rsidRDefault="00297FF3">
      <w:pPr>
        <w:pStyle w:val="CommentText"/>
      </w:pPr>
      <w:r>
        <w:rPr>
          <w:rStyle w:val="CommentReference"/>
        </w:rPr>
        <w:annotationRef/>
      </w:r>
      <w:r w:rsidR="002A0BF9">
        <w:t>This variable is only available in the RE data base</w:t>
      </w:r>
    </w:p>
  </w:comment>
  <w:comment w:id="65" w:author="BERTHET-VALDOIS Julie" w:date="2023-06-14T16:17:00Z" w:initials="BJ">
    <w:p w14:paraId="059DDC38" w14:textId="323AA367" w:rsidR="002A0BF9" w:rsidRDefault="002A0BF9">
      <w:pPr>
        <w:pStyle w:val="CommentText"/>
      </w:pPr>
      <w:r>
        <w:rPr>
          <w:rStyle w:val="CommentReference"/>
        </w:rPr>
        <w:annotationRef/>
      </w:r>
      <w:r>
        <w:t xml:space="preserve">Not available </w:t>
      </w:r>
    </w:p>
  </w:comment>
  <w:comment w:id="69" w:author="BERTHET-VALDOIS Julie" w:date="2023-06-14T16:11:00Z" w:initials="BJ">
    <w:p w14:paraId="51E9673D" w14:textId="49093A0F" w:rsidR="000E3C6E" w:rsidRDefault="000E3C6E">
      <w:pPr>
        <w:pStyle w:val="CommentText"/>
      </w:pPr>
      <w:r>
        <w:rPr>
          <w:rStyle w:val="CommentReference"/>
        </w:rPr>
        <w:annotationRef/>
      </w:r>
      <w:r>
        <w:t>Already included above</w:t>
      </w:r>
    </w:p>
  </w:comment>
  <w:comment w:id="89" w:author="BERTHET-VALDOIS Julie" w:date="2023-06-12T17:43:00Z" w:initials="BJ">
    <w:p w14:paraId="7339888D" w14:textId="6DC02DD8" w:rsidR="00413278" w:rsidRPr="00804C9C" w:rsidRDefault="00413278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804C9C" w:rsidRPr="00804C9C">
        <w:rPr>
          <w:lang w:val="fr-FR"/>
        </w:rPr>
        <w:t>Il faut se restr</w:t>
      </w:r>
      <w:r w:rsidR="00804C9C">
        <w:rPr>
          <w:lang w:val="fr-FR"/>
        </w:rPr>
        <w:t>e</w:t>
      </w:r>
      <w:r w:rsidR="00804C9C" w:rsidRPr="00804C9C">
        <w:rPr>
          <w:lang w:val="fr-FR"/>
        </w:rPr>
        <w:t>indre aux p</w:t>
      </w:r>
      <w:r w:rsidR="00804C9C">
        <w:rPr>
          <w:lang w:val="fr-FR"/>
        </w:rPr>
        <w:t>ays SMP</w:t>
      </w:r>
      <w:r w:rsidR="00364E76">
        <w:rPr>
          <w:lang w:val="fr-FR"/>
        </w:rPr>
        <w:t xml:space="preserve"> je dirais (et donc exclure Togo et </w:t>
      </w:r>
      <w:r w:rsidR="006045F3">
        <w:rPr>
          <w:lang w:val="fr-FR"/>
        </w:rPr>
        <w:t>SL aussi normalement</w:t>
      </w:r>
      <w:r w:rsidR="00364E76">
        <w:rPr>
          <w:lang w:val="fr-FR"/>
        </w:rPr>
        <w:t xml:space="preserve">) pour faire l’analyse ou </w:t>
      </w:r>
      <w:r w:rsidR="006045F3">
        <w:rPr>
          <w:lang w:val="fr-FR"/>
        </w:rPr>
        <w:t xml:space="preserve">au moins </w:t>
      </w:r>
      <w:r w:rsidR="00364E76">
        <w:rPr>
          <w:lang w:val="fr-FR"/>
        </w:rPr>
        <w:t>faire l’</w:t>
      </w:r>
      <w:r w:rsidR="006045F3">
        <w:rPr>
          <w:lang w:val="fr-FR"/>
        </w:rPr>
        <w:t>analyse avec et sans eu</w:t>
      </w:r>
      <w:r w:rsidR="00667D70">
        <w:rPr>
          <w:lang w:val="fr-FR"/>
        </w:rPr>
        <w:t>x</w:t>
      </w:r>
      <w:r w:rsidR="006045F3">
        <w:rPr>
          <w:lang w:val="fr-FR"/>
        </w:rPr>
        <w:t xml:space="preserve"> pour tester la robustess. Est-ce que la suppression de ces observations réduit </w:t>
      </w:r>
      <w:r w:rsidR="005D66CE">
        <w:rPr>
          <w:lang w:val="fr-FR"/>
        </w:rPr>
        <w:t>trop l’echantillon ? je ne pense pas donc a mon avis a supprimer.</w:t>
      </w:r>
      <w:r w:rsidR="00667D70">
        <w:rPr>
          <w:lang w:val="fr-FR"/>
        </w:rPr>
        <w:t xml:space="preserve"> </w:t>
      </w:r>
    </w:p>
  </w:comment>
  <w:comment w:id="90" w:author="Jean-Luc Jucker" w:date="2023-06-12T22:25:00Z" w:initials="JJ">
    <w:p w14:paraId="66F67A18" w14:textId="77777777" w:rsidR="006C6785" w:rsidRPr="005F2EAB" w:rsidRDefault="006C6785" w:rsidP="00A3094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On peut les enlever oui</w:t>
      </w:r>
    </w:p>
  </w:comment>
  <w:comment w:id="91" w:author="BERTHET-VALDOIS Julie" w:date="2023-06-12T17:47:00Z" w:initials="BJ">
    <w:p w14:paraId="6F0450D3" w14:textId="60E79C98" w:rsidR="00805876" w:rsidRPr="00805876" w:rsidRDefault="0080587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805876">
        <w:rPr>
          <w:lang w:val="fr-FR"/>
        </w:rPr>
        <w:t>Quelques outliers a enlever ici a</w:t>
      </w:r>
      <w:r>
        <w:rPr>
          <w:lang w:val="fr-FR"/>
        </w:rPr>
        <w:t xml:space="preserve"> mon avis</w:t>
      </w:r>
    </w:p>
  </w:comment>
  <w:comment w:id="92" w:author="Jean-Luc Jucker" w:date="2023-06-12T22:24:00Z" w:initials="JJ">
    <w:p w14:paraId="7BB3BE9D" w14:textId="77777777" w:rsidR="006C6785" w:rsidRPr="005F2EAB" w:rsidRDefault="006C6785" w:rsidP="003A726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En temps voulu oui! Il est bien de commencer avec les données brutes pour se faire une idée...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F8928D" w15:done="1"/>
  <w15:commentEx w15:paraId="1BE91429" w15:paraIdParent="5FF8928D" w15:done="1"/>
  <w15:commentEx w15:paraId="3625D21A" w15:done="0"/>
  <w15:commentEx w15:paraId="70EDA642" w15:paraIdParent="3625D21A" w15:done="0"/>
  <w15:commentEx w15:paraId="222F9012" w15:paraIdParent="3625D21A" w15:done="0"/>
  <w15:commentEx w15:paraId="1387FB5E" w15:done="1"/>
  <w15:commentEx w15:paraId="28763267" w15:paraIdParent="1387FB5E" w15:done="1"/>
  <w15:commentEx w15:paraId="3D017C31" w15:done="0"/>
  <w15:commentEx w15:paraId="2A3D9F0C" w15:paraIdParent="3D017C31" w15:done="0"/>
  <w15:commentEx w15:paraId="46938965" w15:done="1"/>
  <w15:commentEx w15:paraId="1FED4452" w15:done="1"/>
  <w15:commentEx w15:paraId="62379992" w15:paraIdParent="1FED4452" w15:done="1"/>
  <w15:commentEx w15:paraId="36639AA2" w15:paraIdParent="1FED4452" w15:done="1"/>
  <w15:commentEx w15:paraId="44B0C8DE" w15:done="1"/>
  <w15:commentEx w15:paraId="0EDB5066" w15:paraIdParent="44B0C8DE" w15:done="1"/>
  <w15:commentEx w15:paraId="1FD9BB9D" w15:done="1"/>
  <w15:commentEx w15:paraId="7F921442" w15:paraIdParent="1FD9BB9D" w15:done="1"/>
  <w15:commentEx w15:paraId="2C9435A8" w15:paraIdParent="1FD9BB9D" w15:done="1"/>
  <w15:commentEx w15:paraId="72594D81" w15:done="0"/>
  <w15:commentEx w15:paraId="48756572" w15:paraIdParent="72594D81" w15:done="0"/>
  <w15:commentEx w15:paraId="1FFE14AB" w15:paraIdParent="72594D81" w15:done="0"/>
  <w15:commentEx w15:paraId="52F5D100" w15:done="0"/>
  <w15:commentEx w15:paraId="1DC714D0" w15:paraIdParent="52F5D100" w15:done="0"/>
  <w15:commentEx w15:paraId="6FC81351" w15:paraIdParent="52F5D100" w15:done="0"/>
  <w15:commentEx w15:paraId="5D2E5D6D" w15:done="1"/>
  <w15:commentEx w15:paraId="4334B231" w15:done="1"/>
  <w15:commentEx w15:paraId="059DDC38" w15:done="1"/>
  <w15:commentEx w15:paraId="51E9673D" w15:done="1"/>
  <w15:commentEx w15:paraId="7339888D" w15:done="1"/>
  <w15:commentEx w15:paraId="66F67A18" w15:paraIdParent="7339888D" w15:done="1"/>
  <w15:commentEx w15:paraId="6F0450D3" w15:done="0"/>
  <w15:commentEx w15:paraId="7BB3BE9D" w15:paraIdParent="6F0450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1D90B" w16cex:dateUtc="2023-06-12T17:48:00Z"/>
  <w16cex:commentExtensible w16cex:durableId="28321AED" w16cex:dateUtc="2023-06-12T20:30:00Z"/>
  <w16cex:commentExtensible w16cex:durableId="2831CAD0" w16cex:dateUtc="2023-06-12T16:48:00Z"/>
  <w16cex:commentExtensible w16cex:durableId="28321AC7" w16cex:dateUtc="2023-06-12T20:29:00Z"/>
  <w16cex:commentExtensible w16cex:durableId="28345B82" w16cex:dateUtc="2023-06-14T15:30:00Z"/>
  <w16cex:commentExtensible w16cex:durableId="2831CB36" w16cex:dateUtc="2023-06-12T16:49:00Z"/>
  <w16cex:commentExtensible w16cex:durableId="28321AAB" w16cex:dateUtc="2023-06-12T20:28:00Z"/>
  <w16cex:commentExtensible w16cex:durableId="2831CE9A" w16cex:dateUtc="2023-06-12T17:04:00Z"/>
  <w16cex:commentExtensible w16cex:durableId="283460D0" w16cex:dateUtc="2023-06-14T15:52:00Z"/>
  <w16cex:commentExtensible w16cex:durableId="2831CB91" w16cex:dateUtc="2023-06-12T16:51:00Z"/>
  <w16cex:commentExtensible w16cex:durableId="2831CBDA" w16cex:dateUtc="2023-06-12T16:52:00Z"/>
  <w16cex:commentExtensible w16cex:durableId="28321A98" w16cex:dateUtc="2023-06-12T20:28:00Z"/>
  <w16cex:commentExtensible w16cex:durableId="2832DC0A" w16cex:dateUtc="2023-06-13T10:14:00Z"/>
  <w16cex:commentExtensible w16cex:durableId="2831CC86" w16cex:dateUtc="2023-06-12T16:55:00Z"/>
  <w16cex:commentExtensible w16cex:durableId="28321A7F" w16cex:dateUtc="2023-06-12T20:28:00Z"/>
  <w16cex:commentExtensible w16cex:durableId="2831CDAB" w16cex:dateUtc="2023-06-12T17:00:00Z"/>
  <w16cex:commentExtensible w16cex:durableId="28321A68" w16cex:dateUtc="2023-06-12T20:27:00Z"/>
  <w16cex:commentExtensible w16cex:durableId="2832DCB0" w16cex:dateUtc="2023-06-13T10:16:00Z"/>
  <w16cex:commentExtensible w16cex:durableId="2831CF9C" w16cex:dateUtc="2023-06-12T17:08:00Z"/>
  <w16cex:commentExtensible w16cex:durableId="28321A34" w16cex:dateUtc="2023-06-12T20:27:00Z"/>
  <w16cex:commentExtensible w16cex:durableId="28345DB5" w16cex:dateUtc="2023-06-14T15:39:00Z"/>
  <w16cex:commentExtensible w16cex:durableId="2831D4E8" w16cex:dateUtc="2023-06-12T17:31:00Z"/>
  <w16cex:commentExtensible w16cex:durableId="28321A08" w16cex:dateUtc="2023-06-12T20:26:00Z"/>
  <w16cex:commentExtensible w16cex:durableId="28345DC8" w16cex:dateUtc="2023-06-14T15:39:00Z"/>
  <w16cex:commentExtensible w16cex:durableId="283461A4" w16cex:dateUtc="2023-06-14T15:56:00Z"/>
  <w16cex:commentExtensible w16cex:durableId="2834666F" w16cex:dateUtc="2023-06-14T16:16:00Z"/>
  <w16cex:commentExtensible w16cex:durableId="28346690" w16cex:dateUtc="2023-06-14T16:17:00Z"/>
  <w16cex:commentExtensible w16cex:durableId="2834653E" w16cex:dateUtc="2023-06-14T16:11:00Z"/>
  <w16cex:commentExtensible w16cex:durableId="2831D7B9" w16cex:dateUtc="2023-06-12T17:43:00Z"/>
  <w16cex:commentExtensible w16cex:durableId="283219CD" w16cex:dateUtc="2023-06-12T20:25:00Z"/>
  <w16cex:commentExtensible w16cex:durableId="2831D8B3" w16cex:dateUtc="2023-06-12T17:47:00Z"/>
  <w16cex:commentExtensible w16cex:durableId="283219A8" w16cex:dateUtc="2023-06-12T20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F8928D" w16cid:durableId="2831D90B"/>
  <w16cid:commentId w16cid:paraId="1BE91429" w16cid:durableId="28321AED"/>
  <w16cid:commentId w16cid:paraId="3625D21A" w16cid:durableId="2831CAD0"/>
  <w16cid:commentId w16cid:paraId="70EDA642" w16cid:durableId="28321AC7"/>
  <w16cid:commentId w16cid:paraId="222F9012" w16cid:durableId="28345B82"/>
  <w16cid:commentId w16cid:paraId="1387FB5E" w16cid:durableId="2831CB36"/>
  <w16cid:commentId w16cid:paraId="28763267" w16cid:durableId="28321AAB"/>
  <w16cid:commentId w16cid:paraId="3D017C31" w16cid:durableId="2831CE9A"/>
  <w16cid:commentId w16cid:paraId="2A3D9F0C" w16cid:durableId="283460D0"/>
  <w16cid:commentId w16cid:paraId="46938965" w16cid:durableId="2831CB91"/>
  <w16cid:commentId w16cid:paraId="1FED4452" w16cid:durableId="2831CBDA"/>
  <w16cid:commentId w16cid:paraId="62379992" w16cid:durableId="28321A98"/>
  <w16cid:commentId w16cid:paraId="36639AA2" w16cid:durableId="2832DC0A"/>
  <w16cid:commentId w16cid:paraId="44B0C8DE" w16cid:durableId="2831CC86"/>
  <w16cid:commentId w16cid:paraId="0EDB5066" w16cid:durableId="28321A7F"/>
  <w16cid:commentId w16cid:paraId="1FD9BB9D" w16cid:durableId="2831CDAB"/>
  <w16cid:commentId w16cid:paraId="7F921442" w16cid:durableId="28321A68"/>
  <w16cid:commentId w16cid:paraId="2C9435A8" w16cid:durableId="2832DCB0"/>
  <w16cid:commentId w16cid:paraId="72594D81" w16cid:durableId="2831CF9C"/>
  <w16cid:commentId w16cid:paraId="48756572" w16cid:durableId="28321A34"/>
  <w16cid:commentId w16cid:paraId="1FFE14AB" w16cid:durableId="28345DB5"/>
  <w16cid:commentId w16cid:paraId="52F5D100" w16cid:durableId="2831D4E8"/>
  <w16cid:commentId w16cid:paraId="1DC714D0" w16cid:durableId="28321A08"/>
  <w16cid:commentId w16cid:paraId="6FC81351" w16cid:durableId="28345DC8"/>
  <w16cid:commentId w16cid:paraId="5D2E5D6D" w16cid:durableId="283461A4"/>
  <w16cid:commentId w16cid:paraId="4334B231" w16cid:durableId="2834666F"/>
  <w16cid:commentId w16cid:paraId="059DDC38" w16cid:durableId="28346690"/>
  <w16cid:commentId w16cid:paraId="51E9673D" w16cid:durableId="2834653E"/>
  <w16cid:commentId w16cid:paraId="7339888D" w16cid:durableId="2831D7B9"/>
  <w16cid:commentId w16cid:paraId="66F67A18" w16cid:durableId="283219CD"/>
  <w16cid:commentId w16cid:paraId="6F0450D3" w16cid:durableId="2831D8B3"/>
  <w16cid:commentId w16cid:paraId="7BB3BE9D" w16cid:durableId="283219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42E6D" w14:textId="77777777" w:rsidR="00647E51" w:rsidRDefault="00647E51" w:rsidP="00D81DAA">
      <w:r>
        <w:separator/>
      </w:r>
    </w:p>
  </w:endnote>
  <w:endnote w:type="continuationSeparator" w:id="0">
    <w:p w14:paraId="149544A3" w14:textId="77777777" w:rsidR="00647E51" w:rsidRDefault="00647E51" w:rsidP="00D81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2D6FB" w14:textId="77777777" w:rsidR="00D81DAA" w:rsidRDefault="00D81D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CE1ED" w14:textId="77777777" w:rsidR="00D81DAA" w:rsidRDefault="00D81D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C96C" w14:textId="77777777" w:rsidR="00D81DAA" w:rsidRDefault="00D81D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9B5AF" w14:textId="77777777" w:rsidR="00647E51" w:rsidRDefault="00647E51" w:rsidP="00D81DAA">
      <w:r>
        <w:separator/>
      </w:r>
    </w:p>
  </w:footnote>
  <w:footnote w:type="continuationSeparator" w:id="0">
    <w:p w14:paraId="5752BA3F" w14:textId="77777777" w:rsidR="00647E51" w:rsidRDefault="00647E51" w:rsidP="00D81D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E6786" w14:textId="77777777" w:rsidR="00D81DAA" w:rsidRDefault="00D81D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F5B65" w14:textId="77777777" w:rsidR="00D81DAA" w:rsidRDefault="00D81DA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5F227" w14:textId="77777777" w:rsidR="00D81DAA" w:rsidRDefault="00D81D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B4E41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D61DD0"/>
    <w:multiLevelType w:val="hybridMultilevel"/>
    <w:tmpl w:val="D494E0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A325B"/>
    <w:multiLevelType w:val="hybridMultilevel"/>
    <w:tmpl w:val="2F7ABB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41CA9"/>
    <w:multiLevelType w:val="hybridMultilevel"/>
    <w:tmpl w:val="537E9E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C22BB"/>
    <w:multiLevelType w:val="hybridMultilevel"/>
    <w:tmpl w:val="BB6EFCA0"/>
    <w:lvl w:ilvl="0" w:tplc="AE6E22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E44B38"/>
    <w:multiLevelType w:val="hybridMultilevel"/>
    <w:tmpl w:val="FC5261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E6614B"/>
    <w:multiLevelType w:val="hybridMultilevel"/>
    <w:tmpl w:val="9A24CC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B63831"/>
    <w:multiLevelType w:val="hybridMultilevel"/>
    <w:tmpl w:val="09CAC5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327B3"/>
    <w:multiLevelType w:val="hybridMultilevel"/>
    <w:tmpl w:val="488A5B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85F17"/>
    <w:multiLevelType w:val="multilevel"/>
    <w:tmpl w:val="9F900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954A33"/>
    <w:multiLevelType w:val="hybridMultilevel"/>
    <w:tmpl w:val="8DFA3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883785">
    <w:abstractNumId w:val="7"/>
  </w:num>
  <w:num w:numId="2" w16cid:durableId="721028069">
    <w:abstractNumId w:val="2"/>
  </w:num>
  <w:num w:numId="3" w16cid:durableId="126432253">
    <w:abstractNumId w:val="5"/>
  </w:num>
  <w:num w:numId="4" w16cid:durableId="2114933896">
    <w:abstractNumId w:val="10"/>
  </w:num>
  <w:num w:numId="5" w16cid:durableId="1489008394">
    <w:abstractNumId w:val="3"/>
  </w:num>
  <w:num w:numId="6" w16cid:durableId="1776830460">
    <w:abstractNumId w:val="8"/>
  </w:num>
  <w:num w:numId="7" w16cid:durableId="8719136">
    <w:abstractNumId w:val="0"/>
  </w:num>
  <w:num w:numId="8" w16cid:durableId="1863471445">
    <w:abstractNumId w:val="9"/>
  </w:num>
  <w:num w:numId="9" w16cid:durableId="453713267">
    <w:abstractNumId w:val="6"/>
  </w:num>
  <w:num w:numId="10" w16cid:durableId="615916398">
    <w:abstractNumId w:val="1"/>
  </w:num>
  <w:num w:numId="11" w16cid:durableId="191931636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RTHET-VALDOIS Julie">
    <w15:presenceInfo w15:providerId="AD" w15:userId="S::jberthetvald@iom.int::e4fab538-8364-4bba-bc38-1dbbfdfac080"/>
  </w15:person>
  <w15:person w15:author="Jean-Luc Jucker">
    <w15:presenceInfo w15:providerId="Windows Live" w15:userId="f3da1bc139d511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0A"/>
    <w:rsid w:val="00001C8D"/>
    <w:rsid w:val="00011C01"/>
    <w:rsid w:val="000346B6"/>
    <w:rsid w:val="00062F98"/>
    <w:rsid w:val="000834A7"/>
    <w:rsid w:val="00086ADF"/>
    <w:rsid w:val="00093EBB"/>
    <w:rsid w:val="000C5B8B"/>
    <w:rsid w:val="000C5EA9"/>
    <w:rsid w:val="000D0058"/>
    <w:rsid w:val="000E3C6E"/>
    <w:rsid w:val="000F72C4"/>
    <w:rsid w:val="001038E2"/>
    <w:rsid w:val="00132C25"/>
    <w:rsid w:val="00144A01"/>
    <w:rsid w:val="00145DD8"/>
    <w:rsid w:val="00192CF0"/>
    <w:rsid w:val="001C263F"/>
    <w:rsid w:val="002217EC"/>
    <w:rsid w:val="00250E7D"/>
    <w:rsid w:val="002641DB"/>
    <w:rsid w:val="00295E46"/>
    <w:rsid w:val="00297FF3"/>
    <w:rsid w:val="002A0BF9"/>
    <w:rsid w:val="002E0D21"/>
    <w:rsid w:val="00302955"/>
    <w:rsid w:val="00314D6D"/>
    <w:rsid w:val="00354A87"/>
    <w:rsid w:val="0036005B"/>
    <w:rsid w:val="00364E76"/>
    <w:rsid w:val="003D6331"/>
    <w:rsid w:val="00401AC7"/>
    <w:rsid w:val="00413278"/>
    <w:rsid w:val="004802D8"/>
    <w:rsid w:val="0048351C"/>
    <w:rsid w:val="004A018C"/>
    <w:rsid w:val="004A4762"/>
    <w:rsid w:val="004C4AC3"/>
    <w:rsid w:val="004C4B90"/>
    <w:rsid w:val="004E6CE5"/>
    <w:rsid w:val="004F4705"/>
    <w:rsid w:val="00555CE9"/>
    <w:rsid w:val="005774F3"/>
    <w:rsid w:val="00590400"/>
    <w:rsid w:val="00597991"/>
    <w:rsid w:val="005D3117"/>
    <w:rsid w:val="005D66CE"/>
    <w:rsid w:val="005E0D96"/>
    <w:rsid w:val="005E7719"/>
    <w:rsid w:val="005F0520"/>
    <w:rsid w:val="005F2EAB"/>
    <w:rsid w:val="005F5B57"/>
    <w:rsid w:val="00600729"/>
    <w:rsid w:val="006045F3"/>
    <w:rsid w:val="006327C3"/>
    <w:rsid w:val="006340A7"/>
    <w:rsid w:val="00641400"/>
    <w:rsid w:val="00647E51"/>
    <w:rsid w:val="00667D70"/>
    <w:rsid w:val="006849F4"/>
    <w:rsid w:val="00687B7C"/>
    <w:rsid w:val="00692588"/>
    <w:rsid w:val="006A4889"/>
    <w:rsid w:val="006B56C7"/>
    <w:rsid w:val="006C6785"/>
    <w:rsid w:val="006D5AB3"/>
    <w:rsid w:val="006F7970"/>
    <w:rsid w:val="007346FE"/>
    <w:rsid w:val="00746526"/>
    <w:rsid w:val="007629C5"/>
    <w:rsid w:val="0079366A"/>
    <w:rsid w:val="008002D9"/>
    <w:rsid w:val="00804C9C"/>
    <w:rsid w:val="00805876"/>
    <w:rsid w:val="00840217"/>
    <w:rsid w:val="00844EE9"/>
    <w:rsid w:val="0088000A"/>
    <w:rsid w:val="00885294"/>
    <w:rsid w:val="008B3715"/>
    <w:rsid w:val="008C182E"/>
    <w:rsid w:val="009079D9"/>
    <w:rsid w:val="009111BE"/>
    <w:rsid w:val="00916109"/>
    <w:rsid w:val="009206C1"/>
    <w:rsid w:val="00933F03"/>
    <w:rsid w:val="009518CA"/>
    <w:rsid w:val="009711DD"/>
    <w:rsid w:val="009B71C0"/>
    <w:rsid w:val="009C6282"/>
    <w:rsid w:val="009C7C81"/>
    <w:rsid w:val="009E47F6"/>
    <w:rsid w:val="009F719B"/>
    <w:rsid w:val="00A018AB"/>
    <w:rsid w:val="00A02FB9"/>
    <w:rsid w:val="00A76E8D"/>
    <w:rsid w:val="00A80670"/>
    <w:rsid w:val="00A95150"/>
    <w:rsid w:val="00A957E0"/>
    <w:rsid w:val="00A95989"/>
    <w:rsid w:val="00AB1F11"/>
    <w:rsid w:val="00AC3C32"/>
    <w:rsid w:val="00AD2032"/>
    <w:rsid w:val="00AE7388"/>
    <w:rsid w:val="00AE7FBD"/>
    <w:rsid w:val="00AF1537"/>
    <w:rsid w:val="00B3779C"/>
    <w:rsid w:val="00B40EE6"/>
    <w:rsid w:val="00B5160A"/>
    <w:rsid w:val="00B55797"/>
    <w:rsid w:val="00B65404"/>
    <w:rsid w:val="00BC3493"/>
    <w:rsid w:val="00BD0D3E"/>
    <w:rsid w:val="00BE5792"/>
    <w:rsid w:val="00BF1657"/>
    <w:rsid w:val="00C017C6"/>
    <w:rsid w:val="00C16954"/>
    <w:rsid w:val="00C227A1"/>
    <w:rsid w:val="00C518C3"/>
    <w:rsid w:val="00C5305F"/>
    <w:rsid w:val="00C61117"/>
    <w:rsid w:val="00C80FA8"/>
    <w:rsid w:val="00CC48F8"/>
    <w:rsid w:val="00CC7024"/>
    <w:rsid w:val="00CF13E8"/>
    <w:rsid w:val="00CF5EDD"/>
    <w:rsid w:val="00D1047D"/>
    <w:rsid w:val="00D26BD0"/>
    <w:rsid w:val="00D65C85"/>
    <w:rsid w:val="00D67DDF"/>
    <w:rsid w:val="00D76F77"/>
    <w:rsid w:val="00D81DAA"/>
    <w:rsid w:val="00DC68E3"/>
    <w:rsid w:val="00DD149B"/>
    <w:rsid w:val="00E105B5"/>
    <w:rsid w:val="00E12B8D"/>
    <w:rsid w:val="00E559E3"/>
    <w:rsid w:val="00E628CD"/>
    <w:rsid w:val="00E95758"/>
    <w:rsid w:val="00EB44B3"/>
    <w:rsid w:val="00ED0898"/>
    <w:rsid w:val="00ED5CE6"/>
    <w:rsid w:val="00ED7A0F"/>
    <w:rsid w:val="00EF64F9"/>
    <w:rsid w:val="00EF69F9"/>
    <w:rsid w:val="00EF6D99"/>
    <w:rsid w:val="00F61063"/>
    <w:rsid w:val="00F709A5"/>
    <w:rsid w:val="00F86BBE"/>
    <w:rsid w:val="00FB0C15"/>
    <w:rsid w:val="00FE15DC"/>
    <w:rsid w:val="00FE728C"/>
    <w:rsid w:val="00FF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A9B016"/>
  <w14:defaultImageDpi w14:val="32767"/>
  <w15:chartTrackingRefBased/>
  <w15:docId w15:val="{2682A6C1-AC08-4C75-B146-BA7BB7FF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8C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8C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1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4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78CE"/>
    <w:rPr>
      <w:rFonts w:eastAsiaTheme="majorEastAsia" w:cstheme="majorBidi"/>
      <w:b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8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78C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F78CE"/>
    <w:rPr>
      <w:rFonts w:eastAsiaTheme="majorEastAsia" w:cstheme="majorBidi"/>
      <w:b/>
      <w:color w:val="000000" w:themeColor="text1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F78CE"/>
    <w:pPr>
      <w:spacing w:after="100"/>
      <w:ind w:left="220"/>
    </w:pPr>
  </w:style>
  <w:style w:type="paragraph" w:styleId="ListBullet">
    <w:name w:val="List Bullet"/>
    <w:basedOn w:val="Normal"/>
    <w:uiPriority w:val="99"/>
    <w:unhideWhenUsed/>
    <w:rsid w:val="00BD0D3E"/>
    <w:pPr>
      <w:numPr>
        <w:numId w:val="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111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81D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1DAA"/>
  </w:style>
  <w:style w:type="paragraph" w:styleId="Footer">
    <w:name w:val="footer"/>
    <w:basedOn w:val="Normal"/>
    <w:link w:val="FooterChar"/>
    <w:uiPriority w:val="99"/>
    <w:unhideWhenUsed/>
    <w:rsid w:val="00D81D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1DAA"/>
  </w:style>
  <w:style w:type="character" w:styleId="CommentReference">
    <w:name w:val="annotation reference"/>
    <w:basedOn w:val="DefaultParagraphFont"/>
    <w:uiPriority w:val="99"/>
    <w:semiHidden/>
    <w:unhideWhenUsed/>
    <w:rsid w:val="004A47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476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A47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7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76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76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762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C67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9349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609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900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2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00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0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285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06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3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455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607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425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69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653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313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94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43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492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comments" Target="comment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7B4D4-3F95-40F1-B962-6984A2D76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2075</Words>
  <Characters>11829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58</cp:revision>
  <dcterms:created xsi:type="dcterms:W3CDTF">2023-06-12T20:30:00Z</dcterms:created>
  <dcterms:modified xsi:type="dcterms:W3CDTF">2023-06-21T12:14:00Z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059aa38-f392-4105-be92-628035578272_Enabled">
    <vt:lpwstr>true</vt:lpwstr>
  </property>
  <property fmtid="{D5CDD505-2E9C-101B-9397-08002B2CF9AE}" pid="3" name="MSIP_Label_2059aa38-f392-4105-be92-628035578272_SetDate">
    <vt:lpwstr>2023-06-12T15:23:32Z</vt:lpwstr>
  </property>
  <property fmtid="{D5CDD505-2E9C-101B-9397-08002B2CF9AE}" pid="4" name="MSIP_Label_2059aa38-f392-4105-be92-628035578272_Method">
    <vt:lpwstr>Standard</vt:lpwstr>
  </property>
  <property fmtid="{D5CDD505-2E9C-101B-9397-08002B2CF9AE}" pid="5" name="MSIP_Label_2059aa38-f392-4105-be92-628035578272_Name">
    <vt:lpwstr>IOMLb0020IN123173</vt:lpwstr>
  </property>
  <property fmtid="{D5CDD505-2E9C-101B-9397-08002B2CF9AE}" pid="6" name="MSIP_Label_2059aa38-f392-4105-be92-628035578272_SiteId">
    <vt:lpwstr>1588262d-23fb-43b4-bd6e-bce49c8e6186</vt:lpwstr>
  </property>
  <property fmtid="{D5CDD505-2E9C-101B-9397-08002B2CF9AE}" pid="7" name="MSIP_Label_2059aa38-f392-4105-be92-628035578272_ActionId">
    <vt:lpwstr>b50f0849-19d2-44cf-b853-344d3bb110f1</vt:lpwstr>
  </property>
  <property fmtid="{D5CDD505-2E9C-101B-9397-08002B2CF9AE}" pid="8" name="MSIP_Label_2059aa38-f392-4105-be92-628035578272_ContentBits">
    <vt:lpwstr>0</vt:lpwstr>
  </property>
</Properties>
</file>