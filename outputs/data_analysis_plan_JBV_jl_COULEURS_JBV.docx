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017243" w14:textId="3DB08EE2" w:rsidR="00AB1F11" w:rsidRPr="00FF78CE" w:rsidRDefault="00F61063" w:rsidP="00FF78CE">
      <w:pPr>
        <w:jc w:val="center"/>
        <w:rPr>
          <w:b/>
          <w:bCs/>
        </w:rPr>
      </w:pPr>
      <w:r w:rsidRPr="00FF78CE">
        <w:rPr>
          <w:b/>
          <w:bCs/>
        </w:rPr>
        <w:t>Data Analysis Plan (Work in Progress)</w:t>
      </w:r>
    </w:p>
    <w:p w14:paraId="6E35F498" w14:textId="77777777" w:rsidR="00F61063" w:rsidRDefault="00F61063"/>
    <w:p w14:paraId="1600B1D1" w14:textId="77777777" w:rsidR="00BF1657" w:rsidRDefault="00BF1657"/>
    <w:p w14:paraId="0909FD69" w14:textId="48AC4564" w:rsidR="00EF64F9" w:rsidRDefault="00FF78CE">
      <w:pPr>
        <w:pStyle w:val="TOC1"/>
        <w:tabs>
          <w:tab w:val="right" w:leader="dot" w:pos="9678"/>
        </w:tabs>
        <w:rPr>
          <w:rFonts w:asciiTheme="minorHAnsi" w:eastAsiaTheme="minorEastAsia" w:hAnsiTheme="minorHAnsi"/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37464542" w:history="1">
        <w:r w:rsidR="00EF64F9" w:rsidRPr="00B9701A">
          <w:rPr>
            <w:rStyle w:val="Hyperlink"/>
            <w:noProof/>
          </w:rPr>
          <w:t>Reintegration Economic Survey (RES)</w:t>
        </w:r>
        <w:r w:rsidR="00EF64F9">
          <w:rPr>
            <w:noProof/>
            <w:webHidden/>
          </w:rPr>
          <w:tab/>
        </w:r>
        <w:r w:rsidR="00EF64F9">
          <w:rPr>
            <w:noProof/>
            <w:webHidden/>
          </w:rPr>
          <w:fldChar w:fldCharType="begin"/>
        </w:r>
        <w:r w:rsidR="00EF64F9">
          <w:rPr>
            <w:noProof/>
            <w:webHidden/>
          </w:rPr>
          <w:instrText xml:space="preserve"> PAGEREF _Toc137464542 \h </w:instrText>
        </w:r>
        <w:r w:rsidR="00EF64F9">
          <w:rPr>
            <w:noProof/>
            <w:webHidden/>
          </w:rPr>
        </w:r>
        <w:r w:rsidR="00EF64F9">
          <w:rPr>
            <w:noProof/>
            <w:webHidden/>
          </w:rPr>
          <w:fldChar w:fldCharType="separate"/>
        </w:r>
        <w:r w:rsidR="00EF64F9">
          <w:rPr>
            <w:noProof/>
            <w:webHidden/>
          </w:rPr>
          <w:t>2</w:t>
        </w:r>
        <w:r w:rsidR="00EF64F9">
          <w:rPr>
            <w:noProof/>
            <w:webHidden/>
          </w:rPr>
          <w:fldChar w:fldCharType="end"/>
        </w:r>
      </w:hyperlink>
    </w:p>
    <w:p w14:paraId="5F4B5327" w14:textId="7FD4D4C6" w:rsidR="00EF64F9" w:rsidRDefault="00000000">
      <w:pPr>
        <w:pStyle w:val="TOC1"/>
        <w:tabs>
          <w:tab w:val="right" w:leader="dot" w:pos="9678"/>
        </w:tabs>
        <w:rPr>
          <w:rFonts w:asciiTheme="minorHAnsi" w:eastAsiaTheme="minorEastAsia" w:hAnsiTheme="minorHAnsi"/>
          <w:noProof/>
        </w:rPr>
      </w:pPr>
      <w:hyperlink w:anchor="_Toc137464543" w:history="1">
        <w:r w:rsidR="00EF64F9" w:rsidRPr="00B9701A">
          <w:rPr>
            <w:rStyle w:val="Hyperlink"/>
            <w:noProof/>
          </w:rPr>
          <w:t>Reintegration Sustainability Survey (RSS)</w:t>
        </w:r>
        <w:r w:rsidR="00EF64F9">
          <w:rPr>
            <w:noProof/>
            <w:webHidden/>
          </w:rPr>
          <w:tab/>
        </w:r>
        <w:r w:rsidR="00EF64F9">
          <w:rPr>
            <w:noProof/>
            <w:webHidden/>
          </w:rPr>
          <w:fldChar w:fldCharType="begin"/>
        </w:r>
        <w:r w:rsidR="00EF64F9">
          <w:rPr>
            <w:noProof/>
            <w:webHidden/>
          </w:rPr>
          <w:instrText xml:space="preserve"> PAGEREF _Toc137464543 \h </w:instrText>
        </w:r>
        <w:r w:rsidR="00EF64F9">
          <w:rPr>
            <w:noProof/>
            <w:webHidden/>
          </w:rPr>
        </w:r>
        <w:r w:rsidR="00EF64F9">
          <w:rPr>
            <w:noProof/>
            <w:webHidden/>
          </w:rPr>
          <w:fldChar w:fldCharType="separate"/>
        </w:r>
        <w:r w:rsidR="00EF64F9">
          <w:rPr>
            <w:noProof/>
            <w:webHidden/>
          </w:rPr>
          <w:t>5</w:t>
        </w:r>
        <w:r w:rsidR="00EF64F9">
          <w:rPr>
            <w:noProof/>
            <w:webHidden/>
          </w:rPr>
          <w:fldChar w:fldCharType="end"/>
        </w:r>
      </w:hyperlink>
    </w:p>
    <w:p w14:paraId="67C1DDDE" w14:textId="1C52DD19" w:rsidR="00EF64F9" w:rsidRDefault="00000000">
      <w:pPr>
        <w:pStyle w:val="TOC1"/>
        <w:tabs>
          <w:tab w:val="right" w:leader="dot" w:pos="9678"/>
        </w:tabs>
        <w:rPr>
          <w:rFonts w:asciiTheme="minorHAnsi" w:eastAsiaTheme="minorEastAsia" w:hAnsiTheme="minorHAnsi"/>
          <w:noProof/>
        </w:rPr>
      </w:pPr>
      <w:hyperlink w:anchor="_Toc137464544" w:history="1">
        <w:r w:rsidR="00EF64F9" w:rsidRPr="00B9701A">
          <w:rPr>
            <w:rStyle w:val="Hyperlink"/>
            <w:noProof/>
          </w:rPr>
          <w:t>Appendix 1: Overall Frequencies (RES)</w:t>
        </w:r>
        <w:r w:rsidR="00EF64F9">
          <w:rPr>
            <w:noProof/>
            <w:webHidden/>
          </w:rPr>
          <w:tab/>
        </w:r>
        <w:r w:rsidR="00EF64F9">
          <w:rPr>
            <w:noProof/>
            <w:webHidden/>
          </w:rPr>
          <w:fldChar w:fldCharType="begin"/>
        </w:r>
        <w:r w:rsidR="00EF64F9">
          <w:rPr>
            <w:noProof/>
            <w:webHidden/>
          </w:rPr>
          <w:instrText xml:space="preserve"> PAGEREF _Toc137464544 \h </w:instrText>
        </w:r>
        <w:r w:rsidR="00EF64F9">
          <w:rPr>
            <w:noProof/>
            <w:webHidden/>
          </w:rPr>
        </w:r>
        <w:r w:rsidR="00EF64F9">
          <w:rPr>
            <w:noProof/>
            <w:webHidden/>
          </w:rPr>
          <w:fldChar w:fldCharType="separate"/>
        </w:r>
        <w:r w:rsidR="00EF64F9">
          <w:rPr>
            <w:noProof/>
            <w:webHidden/>
          </w:rPr>
          <w:t>7</w:t>
        </w:r>
        <w:r w:rsidR="00EF64F9">
          <w:rPr>
            <w:noProof/>
            <w:webHidden/>
          </w:rPr>
          <w:fldChar w:fldCharType="end"/>
        </w:r>
      </w:hyperlink>
    </w:p>
    <w:p w14:paraId="13696EFC" w14:textId="42158866" w:rsidR="00EF64F9" w:rsidRDefault="00000000">
      <w:pPr>
        <w:pStyle w:val="TOC2"/>
        <w:tabs>
          <w:tab w:val="right" w:leader="dot" w:pos="9678"/>
        </w:tabs>
        <w:rPr>
          <w:rFonts w:asciiTheme="minorHAnsi" w:eastAsiaTheme="minorEastAsia" w:hAnsiTheme="minorHAnsi"/>
          <w:noProof/>
        </w:rPr>
      </w:pPr>
      <w:hyperlink w:anchor="_Toc137464545" w:history="1">
        <w:r w:rsidR="00EF64F9" w:rsidRPr="00B9701A">
          <w:rPr>
            <w:rStyle w:val="Hyperlink"/>
            <w:noProof/>
          </w:rPr>
          <w:t>Meta Variables</w:t>
        </w:r>
        <w:r w:rsidR="00EF64F9">
          <w:rPr>
            <w:noProof/>
            <w:webHidden/>
          </w:rPr>
          <w:tab/>
        </w:r>
        <w:r w:rsidR="00EF64F9">
          <w:rPr>
            <w:noProof/>
            <w:webHidden/>
          </w:rPr>
          <w:fldChar w:fldCharType="begin"/>
        </w:r>
        <w:r w:rsidR="00EF64F9">
          <w:rPr>
            <w:noProof/>
            <w:webHidden/>
          </w:rPr>
          <w:instrText xml:space="preserve"> PAGEREF _Toc137464545 \h </w:instrText>
        </w:r>
        <w:r w:rsidR="00EF64F9">
          <w:rPr>
            <w:noProof/>
            <w:webHidden/>
          </w:rPr>
        </w:r>
        <w:r w:rsidR="00EF64F9">
          <w:rPr>
            <w:noProof/>
            <w:webHidden/>
          </w:rPr>
          <w:fldChar w:fldCharType="separate"/>
        </w:r>
        <w:r w:rsidR="00EF64F9">
          <w:rPr>
            <w:noProof/>
            <w:webHidden/>
          </w:rPr>
          <w:t>7</w:t>
        </w:r>
        <w:r w:rsidR="00EF64F9">
          <w:rPr>
            <w:noProof/>
            <w:webHidden/>
          </w:rPr>
          <w:fldChar w:fldCharType="end"/>
        </w:r>
      </w:hyperlink>
    </w:p>
    <w:p w14:paraId="4ED36B26" w14:textId="016410E3" w:rsidR="00EF64F9" w:rsidRDefault="00000000">
      <w:pPr>
        <w:pStyle w:val="TOC2"/>
        <w:tabs>
          <w:tab w:val="right" w:leader="dot" w:pos="9678"/>
        </w:tabs>
        <w:rPr>
          <w:rFonts w:asciiTheme="minorHAnsi" w:eastAsiaTheme="minorEastAsia" w:hAnsiTheme="minorHAnsi"/>
          <w:noProof/>
        </w:rPr>
      </w:pPr>
      <w:hyperlink w:anchor="_Toc137464546" w:history="1">
        <w:r w:rsidR="00EF64F9" w:rsidRPr="00B9701A">
          <w:rPr>
            <w:rStyle w:val="Hyperlink"/>
            <w:noProof/>
          </w:rPr>
          <w:t>Dependent Variables</w:t>
        </w:r>
        <w:r w:rsidR="00EF64F9">
          <w:rPr>
            <w:noProof/>
            <w:webHidden/>
          </w:rPr>
          <w:tab/>
        </w:r>
        <w:r w:rsidR="00EF64F9">
          <w:rPr>
            <w:noProof/>
            <w:webHidden/>
          </w:rPr>
          <w:fldChar w:fldCharType="begin"/>
        </w:r>
        <w:r w:rsidR="00EF64F9">
          <w:rPr>
            <w:noProof/>
            <w:webHidden/>
          </w:rPr>
          <w:instrText xml:space="preserve"> PAGEREF _Toc137464546 \h </w:instrText>
        </w:r>
        <w:r w:rsidR="00EF64F9">
          <w:rPr>
            <w:noProof/>
            <w:webHidden/>
          </w:rPr>
        </w:r>
        <w:r w:rsidR="00EF64F9">
          <w:rPr>
            <w:noProof/>
            <w:webHidden/>
          </w:rPr>
          <w:fldChar w:fldCharType="separate"/>
        </w:r>
        <w:r w:rsidR="00EF64F9">
          <w:rPr>
            <w:noProof/>
            <w:webHidden/>
          </w:rPr>
          <w:t>8</w:t>
        </w:r>
        <w:r w:rsidR="00EF64F9">
          <w:rPr>
            <w:noProof/>
            <w:webHidden/>
          </w:rPr>
          <w:fldChar w:fldCharType="end"/>
        </w:r>
      </w:hyperlink>
    </w:p>
    <w:p w14:paraId="1FC27416" w14:textId="2E05569A" w:rsidR="00EF64F9" w:rsidRDefault="00000000">
      <w:pPr>
        <w:pStyle w:val="TOC2"/>
        <w:tabs>
          <w:tab w:val="right" w:leader="dot" w:pos="9678"/>
        </w:tabs>
        <w:rPr>
          <w:rFonts w:asciiTheme="minorHAnsi" w:eastAsiaTheme="minorEastAsia" w:hAnsiTheme="minorHAnsi"/>
          <w:noProof/>
        </w:rPr>
      </w:pPr>
      <w:hyperlink w:anchor="_Toc137464547" w:history="1">
        <w:r w:rsidR="00EF64F9" w:rsidRPr="00B9701A">
          <w:rPr>
            <w:rStyle w:val="Hyperlink"/>
            <w:noProof/>
          </w:rPr>
          <w:t>Independent Variables</w:t>
        </w:r>
        <w:r w:rsidR="00EF64F9">
          <w:rPr>
            <w:noProof/>
            <w:webHidden/>
          </w:rPr>
          <w:tab/>
        </w:r>
        <w:r w:rsidR="00EF64F9">
          <w:rPr>
            <w:noProof/>
            <w:webHidden/>
          </w:rPr>
          <w:fldChar w:fldCharType="begin"/>
        </w:r>
        <w:r w:rsidR="00EF64F9">
          <w:rPr>
            <w:noProof/>
            <w:webHidden/>
          </w:rPr>
          <w:instrText xml:space="preserve"> PAGEREF _Toc137464547 \h </w:instrText>
        </w:r>
        <w:r w:rsidR="00EF64F9">
          <w:rPr>
            <w:noProof/>
            <w:webHidden/>
          </w:rPr>
        </w:r>
        <w:r w:rsidR="00EF64F9">
          <w:rPr>
            <w:noProof/>
            <w:webHidden/>
          </w:rPr>
          <w:fldChar w:fldCharType="separate"/>
        </w:r>
        <w:r w:rsidR="00EF64F9">
          <w:rPr>
            <w:noProof/>
            <w:webHidden/>
          </w:rPr>
          <w:t>11</w:t>
        </w:r>
        <w:r w:rsidR="00EF64F9">
          <w:rPr>
            <w:noProof/>
            <w:webHidden/>
          </w:rPr>
          <w:fldChar w:fldCharType="end"/>
        </w:r>
      </w:hyperlink>
    </w:p>
    <w:p w14:paraId="01EC3D53" w14:textId="186B9C05" w:rsidR="00EF64F9" w:rsidRDefault="00000000">
      <w:pPr>
        <w:pStyle w:val="TOC1"/>
        <w:tabs>
          <w:tab w:val="right" w:leader="dot" w:pos="9678"/>
        </w:tabs>
        <w:rPr>
          <w:rFonts w:asciiTheme="minorHAnsi" w:eastAsiaTheme="minorEastAsia" w:hAnsiTheme="minorHAnsi"/>
          <w:noProof/>
        </w:rPr>
      </w:pPr>
      <w:hyperlink w:anchor="_Toc137464548" w:history="1">
        <w:r w:rsidR="00EF64F9" w:rsidRPr="00B9701A">
          <w:rPr>
            <w:rStyle w:val="Hyperlink"/>
            <w:noProof/>
          </w:rPr>
          <w:t>Appendix 2: Sample Binary Logistic Regression Model (Business Success)</w:t>
        </w:r>
        <w:r w:rsidR="00EF64F9">
          <w:rPr>
            <w:noProof/>
            <w:webHidden/>
          </w:rPr>
          <w:tab/>
        </w:r>
        <w:r w:rsidR="00EF64F9">
          <w:rPr>
            <w:noProof/>
            <w:webHidden/>
          </w:rPr>
          <w:fldChar w:fldCharType="begin"/>
        </w:r>
        <w:r w:rsidR="00EF64F9">
          <w:rPr>
            <w:noProof/>
            <w:webHidden/>
          </w:rPr>
          <w:instrText xml:space="preserve"> PAGEREF _Toc137464548 \h </w:instrText>
        </w:r>
        <w:r w:rsidR="00EF64F9">
          <w:rPr>
            <w:noProof/>
            <w:webHidden/>
          </w:rPr>
        </w:r>
        <w:r w:rsidR="00EF64F9">
          <w:rPr>
            <w:noProof/>
            <w:webHidden/>
          </w:rPr>
          <w:fldChar w:fldCharType="separate"/>
        </w:r>
        <w:r w:rsidR="00EF64F9">
          <w:rPr>
            <w:noProof/>
            <w:webHidden/>
          </w:rPr>
          <w:t>19</w:t>
        </w:r>
        <w:r w:rsidR="00EF64F9">
          <w:rPr>
            <w:noProof/>
            <w:webHidden/>
          </w:rPr>
          <w:fldChar w:fldCharType="end"/>
        </w:r>
      </w:hyperlink>
    </w:p>
    <w:p w14:paraId="5EF937A6" w14:textId="177E975C" w:rsidR="00EF64F9" w:rsidRDefault="00000000">
      <w:pPr>
        <w:pStyle w:val="TOC1"/>
        <w:tabs>
          <w:tab w:val="right" w:leader="dot" w:pos="9678"/>
        </w:tabs>
        <w:rPr>
          <w:rFonts w:asciiTheme="minorHAnsi" w:eastAsiaTheme="minorEastAsia" w:hAnsiTheme="minorHAnsi"/>
          <w:noProof/>
        </w:rPr>
      </w:pPr>
      <w:hyperlink w:anchor="_Toc137464549" w:history="1">
        <w:r w:rsidR="00EF64F9" w:rsidRPr="00B9701A">
          <w:rPr>
            <w:rStyle w:val="Hyperlink"/>
            <w:noProof/>
          </w:rPr>
          <w:t>Appendix 3: Frequencies of Mission (RSS)</w:t>
        </w:r>
        <w:r w:rsidR="00EF64F9">
          <w:rPr>
            <w:noProof/>
            <w:webHidden/>
          </w:rPr>
          <w:tab/>
        </w:r>
        <w:r w:rsidR="00EF64F9">
          <w:rPr>
            <w:noProof/>
            <w:webHidden/>
          </w:rPr>
          <w:fldChar w:fldCharType="begin"/>
        </w:r>
        <w:r w:rsidR="00EF64F9">
          <w:rPr>
            <w:noProof/>
            <w:webHidden/>
          </w:rPr>
          <w:instrText xml:space="preserve"> PAGEREF _Toc137464549 \h </w:instrText>
        </w:r>
        <w:r w:rsidR="00EF64F9">
          <w:rPr>
            <w:noProof/>
            <w:webHidden/>
          </w:rPr>
        </w:r>
        <w:r w:rsidR="00EF64F9">
          <w:rPr>
            <w:noProof/>
            <w:webHidden/>
          </w:rPr>
          <w:fldChar w:fldCharType="separate"/>
        </w:r>
        <w:r w:rsidR="00EF64F9">
          <w:rPr>
            <w:noProof/>
            <w:webHidden/>
          </w:rPr>
          <w:t>22</w:t>
        </w:r>
        <w:r w:rsidR="00EF64F9">
          <w:rPr>
            <w:noProof/>
            <w:webHidden/>
          </w:rPr>
          <w:fldChar w:fldCharType="end"/>
        </w:r>
      </w:hyperlink>
    </w:p>
    <w:p w14:paraId="19D8B260" w14:textId="35C72B6C" w:rsidR="00EF64F9" w:rsidRDefault="00000000">
      <w:pPr>
        <w:pStyle w:val="TOC1"/>
        <w:tabs>
          <w:tab w:val="right" w:leader="dot" w:pos="9678"/>
        </w:tabs>
        <w:rPr>
          <w:rFonts w:asciiTheme="minorHAnsi" w:eastAsiaTheme="minorEastAsia" w:hAnsiTheme="minorHAnsi"/>
          <w:noProof/>
        </w:rPr>
      </w:pPr>
      <w:hyperlink w:anchor="_Toc137464550" w:history="1">
        <w:r w:rsidR="00EF64F9" w:rsidRPr="00B9701A">
          <w:rPr>
            <w:rStyle w:val="Hyperlink"/>
            <w:noProof/>
          </w:rPr>
          <w:t>Appendix 4: Distribution of RSS Scores</w:t>
        </w:r>
        <w:r w:rsidR="00EF64F9">
          <w:rPr>
            <w:noProof/>
            <w:webHidden/>
          </w:rPr>
          <w:tab/>
        </w:r>
        <w:r w:rsidR="00EF64F9">
          <w:rPr>
            <w:noProof/>
            <w:webHidden/>
          </w:rPr>
          <w:fldChar w:fldCharType="begin"/>
        </w:r>
        <w:r w:rsidR="00EF64F9">
          <w:rPr>
            <w:noProof/>
            <w:webHidden/>
          </w:rPr>
          <w:instrText xml:space="preserve"> PAGEREF _Toc137464550 \h </w:instrText>
        </w:r>
        <w:r w:rsidR="00EF64F9">
          <w:rPr>
            <w:noProof/>
            <w:webHidden/>
          </w:rPr>
        </w:r>
        <w:r w:rsidR="00EF64F9">
          <w:rPr>
            <w:noProof/>
            <w:webHidden/>
          </w:rPr>
          <w:fldChar w:fldCharType="separate"/>
        </w:r>
        <w:r w:rsidR="00EF64F9">
          <w:rPr>
            <w:noProof/>
            <w:webHidden/>
          </w:rPr>
          <w:t>22</w:t>
        </w:r>
        <w:r w:rsidR="00EF64F9">
          <w:rPr>
            <w:noProof/>
            <w:webHidden/>
          </w:rPr>
          <w:fldChar w:fldCharType="end"/>
        </w:r>
      </w:hyperlink>
    </w:p>
    <w:p w14:paraId="61F1F50B" w14:textId="293FD9E7" w:rsidR="00F61063" w:rsidRDefault="00FF78CE">
      <w:r>
        <w:fldChar w:fldCharType="end"/>
      </w:r>
    </w:p>
    <w:p w14:paraId="74CF3BB6" w14:textId="77777777" w:rsidR="00FF78CE" w:rsidRDefault="00FF78CE"/>
    <w:p w14:paraId="6D0D6869" w14:textId="77777777" w:rsidR="00FF78CE" w:rsidRDefault="00FF78CE"/>
    <w:p w14:paraId="10479940" w14:textId="26AF32D3" w:rsidR="00FF78CE" w:rsidRDefault="00C80FA8">
      <w:r>
        <w:t>Sources to use</w:t>
      </w:r>
      <w:r w:rsidR="00A018AB">
        <w:t xml:space="preserve"> </w:t>
      </w:r>
      <w:ins w:id="0" w:author="BERTHET-VALDOIS Julie" w:date="2023-06-14T15:38:00Z">
        <w:r w:rsidR="00A018AB">
          <w:t>for RSS</w:t>
        </w:r>
      </w:ins>
      <w:r>
        <w:t>:</w:t>
      </w:r>
    </w:p>
    <w:p w14:paraId="3D507D46" w14:textId="7D60273E" w:rsidR="00C80FA8" w:rsidRDefault="00C80FA8">
      <w:r w:rsidRPr="00C80FA8">
        <w:rPr>
          <w:highlight w:val="yellow"/>
        </w:rPr>
        <w:t>MIMOSA VARIABLES</w:t>
      </w:r>
    </w:p>
    <w:p w14:paraId="536D7B44" w14:textId="3ED16A6D" w:rsidR="00C80FA8" w:rsidRDefault="00C80FA8">
      <w:r w:rsidRPr="00C80FA8">
        <w:rPr>
          <w:highlight w:val="green"/>
        </w:rPr>
        <w:t>KOBO VARIABLES</w:t>
      </w:r>
    </w:p>
    <w:p w14:paraId="1AE9AF15" w14:textId="77777777" w:rsidR="00FF78CE" w:rsidRDefault="00FF78CE"/>
    <w:p w14:paraId="5194C6E4" w14:textId="77777777" w:rsidR="00FF78CE" w:rsidRDefault="00FF78CE"/>
    <w:p w14:paraId="1E066EFD" w14:textId="77777777" w:rsidR="00FF78CE" w:rsidRDefault="00FF78CE"/>
    <w:p w14:paraId="34198CE7" w14:textId="77777777" w:rsidR="00FF78CE" w:rsidRDefault="00FF78CE"/>
    <w:p w14:paraId="56A23A8E" w14:textId="77777777" w:rsidR="00FF78CE" w:rsidRDefault="00FF78CE"/>
    <w:p w14:paraId="43A771B5" w14:textId="77777777" w:rsidR="00FF78CE" w:rsidRDefault="00FF78CE"/>
    <w:p w14:paraId="126F4381" w14:textId="77777777" w:rsidR="00FF78CE" w:rsidRDefault="00FF78CE"/>
    <w:p w14:paraId="55ECB4C7" w14:textId="77777777" w:rsidR="00FF78CE" w:rsidRDefault="00FF78CE"/>
    <w:p w14:paraId="7156F1A5" w14:textId="77777777" w:rsidR="00FF78CE" w:rsidRDefault="00FF78CE"/>
    <w:p w14:paraId="0D4CA1C5" w14:textId="77777777" w:rsidR="00FF78CE" w:rsidRDefault="00FF78CE"/>
    <w:p w14:paraId="02C01E98" w14:textId="77777777" w:rsidR="00FF78CE" w:rsidRDefault="00FF78CE"/>
    <w:p w14:paraId="5ED887C2" w14:textId="77777777" w:rsidR="00FF78CE" w:rsidRDefault="00FF78CE"/>
    <w:p w14:paraId="62C44334" w14:textId="77777777" w:rsidR="00FF78CE" w:rsidRDefault="00FF78CE"/>
    <w:p w14:paraId="698A63AC" w14:textId="77777777" w:rsidR="00FF78CE" w:rsidRDefault="00FF78CE"/>
    <w:p w14:paraId="108243B1" w14:textId="77777777" w:rsidR="00FF78CE" w:rsidRDefault="00FF78CE"/>
    <w:p w14:paraId="553B7154" w14:textId="77777777" w:rsidR="00FF78CE" w:rsidRDefault="00FF78CE"/>
    <w:p w14:paraId="6D2008D8" w14:textId="77777777" w:rsidR="00FF78CE" w:rsidRDefault="00FF78CE"/>
    <w:p w14:paraId="05347599" w14:textId="77777777" w:rsidR="00FF78CE" w:rsidRDefault="00FF78CE"/>
    <w:p w14:paraId="5967B96E" w14:textId="77777777" w:rsidR="00FF78CE" w:rsidRDefault="00FF78CE"/>
    <w:p w14:paraId="4A0B1D7A" w14:textId="77777777" w:rsidR="00FF78CE" w:rsidRDefault="00FF78CE"/>
    <w:p w14:paraId="01054F34" w14:textId="77777777" w:rsidR="00FF78CE" w:rsidRDefault="00FF78CE"/>
    <w:p w14:paraId="715C69BE" w14:textId="77777777" w:rsidR="00FF78CE" w:rsidRDefault="00FF78CE"/>
    <w:p w14:paraId="7D222814" w14:textId="77777777" w:rsidR="00FF78CE" w:rsidRDefault="00FF78CE"/>
    <w:p w14:paraId="5533CD53" w14:textId="77777777" w:rsidR="00FF78CE" w:rsidRDefault="00FF78CE"/>
    <w:p w14:paraId="26B16B3F" w14:textId="77777777" w:rsidR="00FF78CE" w:rsidRDefault="00FF78CE"/>
    <w:p w14:paraId="293F18BC" w14:textId="77777777" w:rsidR="00FF78CE" w:rsidRDefault="00FF78CE"/>
    <w:p w14:paraId="181B2A52" w14:textId="77777777" w:rsidR="00FF78CE" w:rsidRDefault="00FF78CE"/>
    <w:p w14:paraId="1A864576" w14:textId="77777777" w:rsidR="00FF78CE" w:rsidRDefault="00FF78CE"/>
    <w:p w14:paraId="05AF39FB" w14:textId="77777777" w:rsidR="00FF78CE" w:rsidRDefault="00FF78CE"/>
    <w:p w14:paraId="7D30D15F" w14:textId="77777777" w:rsidR="00FF78CE" w:rsidRDefault="00FF78CE"/>
    <w:p w14:paraId="36F70666" w14:textId="77777777" w:rsidR="00FF78CE" w:rsidRDefault="00FF78CE"/>
    <w:p w14:paraId="64E1E158" w14:textId="77777777" w:rsidR="00FF78CE" w:rsidRDefault="00FF78CE"/>
    <w:p w14:paraId="753C76E0" w14:textId="77777777" w:rsidR="00FF78CE" w:rsidRDefault="00FF78CE"/>
    <w:p w14:paraId="57B4C7D9" w14:textId="77777777" w:rsidR="00FF78CE" w:rsidRDefault="00FF78CE"/>
    <w:p w14:paraId="0294FA88" w14:textId="06D13BFE" w:rsidR="009206C1" w:rsidRDefault="009206C1" w:rsidP="006849F4">
      <w:pPr>
        <w:pStyle w:val="Heading1"/>
        <w:spacing w:line="360" w:lineRule="auto"/>
      </w:pPr>
      <w:bookmarkStart w:id="1" w:name="_Toc137464542"/>
      <w:r w:rsidRPr="009206C1">
        <w:t>Reintegration Economic Survey</w:t>
      </w:r>
      <w:r>
        <w:t xml:space="preserve"> (RES)</w:t>
      </w:r>
      <w:bookmarkEnd w:id="1"/>
    </w:p>
    <w:p w14:paraId="04DFC7AD" w14:textId="77777777" w:rsidR="009206C1" w:rsidRDefault="009206C1" w:rsidP="006849F4">
      <w:pPr>
        <w:spacing w:line="360" w:lineRule="auto"/>
        <w:jc w:val="both"/>
      </w:pPr>
    </w:p>
    <w:p w14:paraId="467BAA9A" w14:textId="026F8049" w:rsidR="00302955" w:rsidRDefault="00302955" w:rsidP="006849F4">
      <w:pPr>
        <w:spacing w:line="360" w:lineRule="auto"/>
        <w:jc w:val="both"/>
      </w:pPr>
      <w:r>
        <w:t>All dependent variables of interest are categorical, and I therefore plan to use logistic regression (more precisely, binary logistic regression to avoid factor imbalance and easier interpretation). A nice property of logistic regression is that we can compute odds ratio, which are easy to understand for non-specialists. Likewise, model performance can be translated to percentages, which is intuitive and straightforward</w:t>
      </w:r>
      <w:r w:rsidR="00597991">
        <w:t xml:space="preserve"> for interpretation.</w:t>
      </w:r>
    </w:p>
    <w:p w14:paraId="3234968A" w14:textId="72FA967A" w:rsidR="00F61063" w:rsidRDefault="00F61063" w:rsidP="006849F4">
      <w:pPr>
        <w:spacing w:line="360" w:lineRule="auto"/>
        <w:jc w:val="both"/>
      </w:pPr>
      <w:r>
        <w:tab/>
        <w:t>A sample logistic regression model, which predicts Business Success, is presented in Appendix II (this is for illustrative purposes only, since I did not check assumptions yet).</w:t>
      </w:r>
    </w:p>
    <w:p w14:paraId="49CEA9E5" w14:textId="27DCBADF" w:rsidR="00F61063" w:rsidRDefault="00F61063" w:rsidP="006849F4">
      <w:pPr>
        <w:spacing w:line="360" w:lineRule="auto"/>
        <w:jc w:val="both"/>
      </w:pPr>
      <w:r>
        <w:tab/>
      </w:r>
      <w:proofErr w:type="gramStart"/>
      <w:r w:rsidR="00597991">
        <w:t>As</w:t>
      </w:r>
      <w:proofErr w:type="gramEnd"/>
      <w:r w:rsidR="00597991">
        <w:t xml:space="preserve"> other regression-based approaches, logistic regression comes with assumptions, some of which are </w:t>
      </w:r>
      <w:r w:rsidR="008002D9">
        <w:t>mentioned</w:t>
      </w:r>
      <w:r w:rsidR="00597991">
        <w:t xml:space="preserve"> below. The key message here is that because of these assumptions, some planned analyses might not be feasible (worst case scenario), or</w:t>
      </w:r>
      <w:r w:rsidR="008002D9">
        <w:t>, more likely, with a smaller number of predictors (or comparisons) than initially planned. It is important to keep that in mind when reading this data analysis plan.</w:t>
      </w:r>
    </w:p>
    <w:p w14:paraId="2130092B" w14:textId="267FF81D" w:rsidR="00F61063" w:rsidRDefault="00F61063" w:rsidP="006849F4">
      <w:pPr>
        <w:spacing w:line="360" w:lineRule="auto"/>
        <w:jc w:val="both"/>
      </w:pPr>
      <w:r>
        <w:tab/>
        <w:t xml:space="preserve"> </w:t>
      </w:r>
    </w:p>
    <w:p w14:paraId="35F1A837" w14:textId="791FCF97" w:rsidR="00B65404" w:rsidRPr="00B65404" w:rsidRDefault="00B65404" w:rsidP="006849F4">
      <w:pPr>
        <w:spacing w:line="360" w:lineRule="auto"/>
        <w:jc w:val="both"/>
        <w:rPr>
          <w:u w:val="single"/>
        </w:rPr>
      </w:pPr>
      <w:r w:rsidRPr="00B65404">
        <w:rPr>
          <w:u w:val="single"/>
        </w:rPr>
        <w:t>Prerequisites</w:t>
      </w:r>
      <w:r w:rsidR="00597991">
        <w:rPr>
          <w:u w:val="single"/>
        </w:rPr>
        <w:t xml:space="preserve"> and potential caveats</w:t>
      </w:r>
    </w:p>
    <w:p w14:paraId="0DFF281A" w14:textId="77777777" w:rsidR="00B65404" w:rsidRDefault="00B65404" w:rsidP="006849F4">
      <w:pPr>
        <w:spacing w:line="360" w:lineRule="auto"/>
        <w:jc w:val="both"/>
      </w:pPr>
    </w:p>
    <w:p w14:paraId="6BBAA501" w14:textId="4FF87C2F" w:rsidR="004802D8" w:rsidRDefault="004802D8" w:rsidP="006849F4">
      <w:pPr>
        <w:pStyle w:val="ListParagraph"/>
        <w:numPr>
          <w:ilvl w:val="0"/>
          <w:numId w:val="5"/>
        </w:numPr>
        <w:spacing w:line="360" w:lineRule="auto"/>
        <w:jc w:val="both"/>
      </w:pPr>
      <w:r>
        <w:t xml:space="preserve">Data preparation. Dependent variables will likely be recoded to binary. Other variables might be dummy-coded. Since data are mostly categorical, it </w:t>
      </w:r>
      <w:proofErr w:type="gramStart"/>
      <w:r>
        <w:t>will</w:t>
      </w:r>
      <w:proofErr w:type="gramEnd"/>
      <w:r>
        <w:t xml:space="preserve"> difficult to replace NA, and these will most likely be discarded (or, if NA is too high, the entire variable will be dropped from the model); all answers options will need to be translated (to be discussed, since this is not data preparation per se)</w:t>
      </w:r>
    </w:p>
    <w:p w14:paraId="2032268B" w14:textId="5198BDEA" w:rsidR="00B65404" w:rsidRDefault="00B65404" w:rsidP="006849F4">
      <w:pPr>
        <w:pStyle w:val="ListParagraph"/>
        <w:numPr>
          <w:ilvl w:val="0"/>
          <w:numId w:val="5"/>
        </w:numPr>
        <w:spacing w:line="360" w:lineRule="auto"/>
        <w:jc w:val="both"/>
      </w:pPr>
      <w:r>
        <w:t xml:space="preserve">Number of observations. A minimum number of observations is needed </w:t>
      </w:r>
      <w:r w:rsidR="002217EC">
        <w:t xml:space="preserve">for each comparison. Often, this means that we cannot use as many predictors as we would </w:t>
      </w:r>
      <w:proofErr w:type="gramStart"/>
      <w:r w:rsidR="002217EC">
        <w:t>want</w:t>
      </w:r>
      <w:proofErr w:type="gramEnd"/>
      <w:r w:rsidR="002217EC">
        <w:t xml:space="preserve"> </w:t>
      </w:r>
    </w:p>
    <w:p w14:paraId="65FD5B72" w14:textId="3B85CAF0" w:rsidR="00B65404" w:rsidRDefault="00B65404" w:rsidP="006849F4">
      <w:pPr>
        <w:pStyle w:val="ListParagraph"/>
        <w:numPr>
          <w:ilvl w:val="0"/>
          <w:numId w:val="5"/>
        </w:numPr>
        <w:spacing w:line="360" w:lineRule="auto"/>
        <w:jc w:val="both"/>
      </w:pPr>
      <w:r>
        <w:t xml:space="preserve">Imbalance. </w:t>
      </w:r>
      <w:r w:rsidR="002217EC">
        <w:t>Even when there are enough observations for a given variable or comparison, there might be imbalance, meaning that a category is overrepresented (for example, intention to migrate again</w:t>
      </w:r>
      <w:r w:rsidR="00A95150">
        <w:t xml:space="preserve"> in the RES dataset</w:t>
      </w:r>
      <w:r w:rsidR="002217EC">
        <w:t xml:space="preserve">). We can deal with this most of the time, but not </w:t>
      </w:r>
      <w:proofErr w:type="gramStart"/>
      <w:r w:rsidR="002217EC">
        <w:t>always</w:t>
      </w:r>
      <w:proofErr w:type="gramEnd"/>
    </w:p>
    <w:p w14:paraId="2287442E" w14:textId="5B38E30C" w:rsidR="00B65404" w:rsidRDefault="00B65404" w:rsidP="006849F4">
      <w:pPr>
        <w:pStyle w:val="ListParagraph"/>
        <w:numPr>
          <w:ilvl w:val="0"/>
          <w:numId w:val="5"/>
        </w:numPr>
        <w:spacing w:line="360" w:lineRule="auto"/>
        <w:jc w:val="both"/>
      </w:pPr>
      <w:r>
        <w:t xml:space="preserve">Collinearity. Collinearity will be assessed with VIF and Tolerance statistics. Variables who are highly colinear (threshold will be fixed in due time) will be removed from the relevant </w:t>
      </w:r>
      <w:proofErr w:type="gramStart"/>
      <w:r>
        <w:t>model</w:t>
      </w:r>
      <w:proofErr w:type="gramEnd"/>
    </w:p>
    <w:p w14:paraId="189AC7DD" w14:textId="08447CDC" w:rsidR="00A95150" w:rsidRDefault="00A95150" w:rsidP="006849F4">
      <w:pPr>
        <w:pStyle w:val="ListParagraph"/>
        <w:numPr>
          <w:ilvl w:val="0"/>
          <w:numId w:val="5"/>
        </w:numPr>
        <w:spacing w:line="360" w:lineRule="auto"/>
        <w:jc w:val="both"/>
      </w:pPr>
      <w:r>
        <w:t xml:space="preserve">Model performance. Will be assessed with the Accuracy </w:t>
      </w:r>
      <w:proofErr w:type="gramStart"/>
      <w:r>
        <w:t>statistic</w:t>
      </w:r>
      <w:proofErr w:type="gramEnd"/>
      <w:r>
        <w:t xml:space="preserve"> (rather than McFadden’s R</w:t>
      </w:r>
      <w:r w:rsidRPr="00A95150">
        <w:rPr>
          <w:vertAlign w:val="superscript"/>
        </w:rPr>
        <w:t>2</w:t>
      </w:r>
      <w:r>
        <w:t>). Baseline performance will also be reported. For comparison between groups, we will report the odds ratio (with confidence intervals)</w:t>
      </w:r>
    </w:p>
    <w:p w14:paraId="5FE23F35" w14:textId="434A1DC6" w:rsidR="00A95150" w:rsidRDefault="00B65404" w:rsidP="006849F4">
      <w:pPr>
        <w:pStyle w:val="ListParagraph"/>
        <w:numPr>
          <w:ilvl w:val="0"/>
          <w:numId w:val="5"/>
        </w:numPr>
        <w:spacing w:line="360" w:lineRule="auto"/>
        <w:jc w:val="both"/>
      </w:pPr>
      <w:r>
        <w:lastRenderedPageBreak/>
        <w:t xml:space="preserve">Representativity and inference. </w:t>
      </w:r>
      <w:r w:rsidR="002217EC">
        <w:t xml:space="preserve">These data are not representative, and we cannot therefore make inferences on the population. That said, we can say something about the participants we interviewed. This is a limitation that needs to be acknowledged in all </w:t>
      </w:r>
      <w:proofErr w:type="gramStart"/>
      <w:r w:rsidR="002217EC">
        <w:t>outputs</w:t>
      </w:r>
      <w:proofErr w:type="gramEnd"/>
    </w:p>
    <w:p w14:paraId="4DF78269" w14:textId="77777777" w:rsidR="00A95150" w:rsidRDefault="00A95150" w:rsidP="006849F4">
      <w:pPr>
        <w:spacing w:line="360" w:lineRule="auto"/>
        <w:jc w:val="both"/>
      </w:pPr>
    </w:p>
    <w:p w14:paraId="78C0AF90" w14:textId="7EFF4DB5" w:rsidR="00A95150" w:rsidRDefault="00A95150" w:rsidP="006849F4">
      <w:pPr>
        <w:spacing w:line="360" w:lineRule="auto"/>
        <w:jc w:val="both"/>
      </w:pPr>
      <w:proofErr w:type="gramStart"/>
      <w:r>
        <w:t>All that being said, here</w:t>
      </w:r>
      <w:proofErr w:type="gramEnd"/>
      <w:r>
        <w:t xml:space="preserve"> are the models that I plan to build:</w:t>
      </w:r>
    </w:p>
    <w:p w14:paraId="7FD32BA2" w14:textId="77777777" w:rsidR="006849F4" w:rsidRDefault="006849F4" w:rsidP="006849F4">
      <w:pPr>
        <w:spacing w:line="360" w:lineRule="auto"/>
        <w:jc w:val="both"/>
        <w:rPr>
          <w:u w:val="single"/>
        </w:rPr>
      </w:pPr>
    </w:p>
    <w:p w14:paraId="537BDA6E" w14:textId="2368A01D" w:rsidR="00AF1537" w:rsidRPr="00590400" w:rsidRDefault="00AF1537" w:rsidP="006849F4">
      <w:pPr>
        <w:spacing w:line="360" w:lineRule="auto"/>
        <w:jc w:val="both"/>
        <w:rPr>
          <w:u w:val="single"/>
        </w:rPr>
      </w:pPr>
      <w:r w:rsidRPr="00590400">
        <w:rPr>
          <w:u w:val="single"/>
        </w:rPr>
        <w:t>Model 1: Determinants of Business Success</w:t>
      </w:r>
    </w:p>
    <w:p w14:paraId="0268DF51" w14:textId="77777777" w:rsidR="006B56C7" w:rsidRDefault="006B56C7" w:rsidP="006849F4">
      <w:pPr>
        <w:spacing w:line="360" w:lineRule="auto"/>
        <w:jc w:val="both"/>
      </w:pPr>
    </w:p>
    <w:p w14:paraId="5C1FBEA9" w14:textId="48E24A03" w:rsidR="005E0D96" w:rsidRDefault="00590400" w:rsidP="006849F4">
      <w:pPr>
        <w:spacing w:line="360" w:lineRule="auto"/>
        <w:jc w:val="both"/>
      </w:pPr>
      <w:r>
        <w:t>Binary logistic regression will be used to identify the significant predictors of whether a business is rather successful or rather unsuccessful.</w:t>
      </w:r>
    </w:p>
    <w:p w14:paraId="4EB3303F" w14:textId="77777777" w:rsidR="00590400" w:rsidRDefault="00590400" w:rsidP="006849F4">
      <w:pPr>
        <w:spacing w:line="360" w:lineRule="auto"/>
        <w:jc w:val="both"/>
      </w:pPr>
    </w:p>
    <w:p w14:paraId="5A6CD2FD" w14:textId="0AF63D2E" w:rsidR="00AF1537" w:rsidRPr="00A018AB" w:rsidRDefault="00590400" w:rsidP="006849F4">
      <w:pPr>
        <w:spacing w:line="360" w:lineRule="auto"/>
        <w:jc w:val="both"/>
      </w:pPr>
      <w:r w:rsidRPr="00A018AB">
        <w:t xml:space="preserve">Dependent variable: </w:t>
      </w:r>
    </w:p>
    <w:p w14:paraId="53807546" w14:textId="78CF3F48" w:rsidR="006B56C7" w:rsidRPr="0048351C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strike/>
          <w:lang w:val="fr-FR"/>
        </w:rPr>
      </w:pPr>
      <w:r w:rsidRPr="0048351C">
        <w:rPr>
          <w:strike/>
          <w:lang w:val="fr-FR"/>
        </w:rPr>
        <w:t>"Comment se porte votre entreprise ou business actuellement ?"</w:t>
      </w:r>
    </w:p>
    <w:p w14:paraId="5863AF41" w14:textId="77777777" w:rsidR="00590400" w:rsidRPr="00A018AB" w:rsidRDefault="00590400" w:rsidP="006849F4">
      <w:pPr>
        <w:spacing w:line="360" w:lineRule="auto"/>
        <w:jc w:val="both"/>
        <w:rPr>
          <w:lang w:val="fr-FR"/>
        </w:rPr>
      </w:pPr>
    </w:p>
    <w:p w14:paraId="4A2EBD03" w14:textId="2DDB359C" w:rsidR="00590400" w:rsidRPr="00A018AB" w:rsidRDefault="00590400" w:rsidP="006849F4">
      <w:pPr>
        <w:spacing w:line="360" w:lineRule="auto"/>
        <w:jc w:val="both"/>
      </w:pPr>
      <w:r w:rsidRPr="00A018AB">
        <w:t>Predictor/control variables:</w:t>
      </w:r>
    </w:p>
    <w:p w14:paraId="7E15E717" w14:textId="7C864B7D" w:rsidR="00590400" w:rsidRPr="0048351C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strike/>
        </w:rPr>
      </w:pPr>
      <w:r w:rsidRPr="0048351C">
        <w:rPr>
          <w:strike/>
        </w:rPr>
        <w:t>"Pays",</w:t>
      </w:r>
    </w:p>
    <w:p w14:paraId="294F56BE" w14:textId="01F3219D" w:rsidR="00590400" w:rsidRPr="0048351C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strike/>
          <w:lang w:val="fr-FR"/>
        </w:rPr>
      </w:pPr>
      <w:r w:rsidRPr="0048351C">
        <w:rPr>
          <w:strike/>
          <w:lang w:val="fr-FR"/>
        </w:rPr>
        <w:t>"Pays d’où le migrant est de retour :",</w:t>
      </w:r>
    </w:p>
    <w:p w14:paraId="63BF7463" w14:textId="2FAF9BDF" w:rsidR="00590400" w:rsidRPr="0048351C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strike/>
        </w:rPr>
      </w:pPr>
      <w:r w:rsidRPr="0048351C">
        <w:rPr>
          <w:strike/>
        </w:rPr>
        <w:t>"</w:t>
      </w:r>
      <w:proofErr w:type="spellStart"/>
      <w:r w:rsidRPr="0048351C">
        <w:rPr>
          <w:strike/>
        </w:rPr>
        <w:t>Sexe</w:t>
      </w:r>
      <w:proofErr w:type="spellEnd"/>
      <w:r w:rsidRPr="0048351C">
        <w:rPr>
          <w:strike/>
        </w:rPr>
        <w:t>",</w:t>
      </w:r>
    </w:p>
    <w:p w14:paraId="42E0F11A" w14:textId="46025D52" w:rsidR="00590400" w:rsidRPr="0048351C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strike/>
          <w:lang w:val="fr-FR"/>
        </w:rPr>
      </w:pPr>
      <w:r w:rsidRPr="0048351C">
        <w:rPr>
          <w:strike/>
          <w:lang w:val="fr-FR"/>
        </w:rPr>
        <w:t xml:space="preserve">"Age (l'enquête est destinée aux personnes </w:t>
      </w:r>
      <w:proofErr w:type="spellStart"/>
      <w:r w:rsidRPr="0048351C">
        <w:rPr>
          <w:strike/>
          <w:lang w:val="fr-FR"/>
        </w:rPr>
        <w:t>agées</w:t>
      </w:r>
      <w:proofErr w:type="spellEnd"/>
      <w:r w:rsidRPr="0048351C">
        <w:rPr>
          <w:strike/>
          <w:lang w:val="fr-FR"/>
        </w:rPr>
        <w:t xml:space="preserve"> de 14 ans et plus)",</w:t>
      </w:r>
    </w:p>
    <w:p w14:paraId="4A8E44F1" w14:textId="184D8847" w:rsidR="00590400" w:rsidRPr="0048351C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strike/>
          <w:lang w:val="fr-FR"/>
        </w:rPr>
      </w:pPr>
      <w:r w:rsidRPr="0048351C">
        <w:rPr>
          <w:strike/>
          <w:lang w:val="fr-FR"/>
        </w:rPr>
        <w:t>"Durée de l’absence du pays d’origine   Mettre 0 si moins d'un an",</w:t>
      </w:r>
    </w:p>
    <w:p w14:paraId="4EF7AADD" w14:textId="3DD66123" w:rsidR="00590400" w:rsidRPr="0048351C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strike/>
        </w:rPr>
      </w:pPr>
      <w:r w:rsidRPr="0048351C">
        <w:rPr>
          <w:strike/>
        </w:rPr>
        <w:t>"Situation de handicap",</w:t>
      </w:r>
    </w:p>
    <w:p w14:paraId="7F820D27" w14:textId="389B8C8A" w:rsidR="00590400" w:rsidRPr="0048351C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strike/>
        </w:rPr>
      </w:pPr>
      <w:r w:rsidRPr="0048351C">
        <w:rPr>
          <w:strike/>
          <w:lang w:val="fr-FR"/>
        </w:rPr>
        <w:t xml:space="preserve">"Combien de temps entre votre retour et la réception de l’aide à la réintégration (ou sa première fourniture) ? </w:t>
      </w:r>
      <w:r w:rsidRPr="0048351C">
        <w:rPr>
          <w:strike/>
        </w:rPr>
        <w:t xml:space="preserve">En </w:t>
      </w:r>
      <w:proofErr w:type="spellStart"/>
      <w:r w:rsidRPr="0048351C">
        <w:rPr>
          <w:strike/>
        </w:rPr>
        <w:t>semaines</w:t>
      </w:r>
      <w:proofErr w:type="spellEnd"/>
      <w:r w:rsidRPr="0048351C">
        <w:rPr>
          <w:strike/>
        </w:rPr>
        <w:t>",</w:t>
      </w:r>
    </w:p>
    <w:p w14:paraId="3B3F8322" w14:textId="64705E86" w:rsidR="00590400" w:rsidRPr="0048351C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strike/>
          <w:lang w:val="fr-FR"/>
        </w:rPr>
      </w:pPr>
      <w:r w:rsidRPr="0048351C">
        <w:rPr>
          <w:strike/>
          <w:lang w:val="fr-FR"/>
        </w:rPr>
        <w:t xml:space="preserve">"Par quel moyen avez-vous </w:t>
      </w:r>
      <w:commentRangeStart w:id="2"/>
      <w:commentRangeStart w:id="3"/>
      <w:r w:rsidRPr="0048351C">
        <w:rPr>
          <w:strike/>
          <w:lang w:val="fr-FR"/>
        </w:rPr>
        <w:t>reçu cette assistance économique ?",</w:t>
      </w:r>
      <w:commentRangeEnd w:id="2"/>
      <w:r w:rsidR="00844EE9" w:rsidRPr="0048351C">
        <w:rPr>
          <w:rStyle w:val="CommentReference"/>
          <w:strike/>
        </w:rPr>
        <w:commentReference w:id="2"/>
      </w:r>
      <w:commentRangeEnd w:id="3"/>
      <w:r w:rsidR="00C518C3" w:rsidRPr="0048351C">
        <w:rPr>
          <w:rStyle w:val="CommentReference"/>
          <w:strike/>
        </w:rPr>
        <w:commentReference w:id="3"/>
      </w:r>
    </w:p>
    <w:p w14:paraId="0E9693D5" w14:textId="53EF21F1" w:rsidR="00590400" w:rsidRPr="00A018AB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lang w:val="fr-FR"/>
        </w:rPr>
      </w:pPr>
      <w:commentRangeStart w:id="4"/>
      <w:commentRangeStart w:id="5"/>
      <w:commentRangeStart w:id="6"/>
      <w:del w:id="7" w:author="BERTHET-VALDOIS Julie" w:date="2023-06-14T15:36:00Z">
        <w:r w:rsidRPr="00A018AB" w:rsidDel="000346B6">
          <w:rPr>
            <w:lang w:val="fr-FR"/>
          </w:rPr>
          <w:delText xml:space="preserve">"Quel est le principal type d’assistance économique que vous avez reçue </w:delText>
        </w:r>
      </w:del>
      <w:r w:rsidRPr="00A018AB">
        <w:rPr>
          <w:lang w:val="fr-FR"/>
        </w:rPr>
        <w:t>?",</w:t>
      </w:r>
      <w:commentRangeEnd w:id="4"/>
      <w:r w:rsidR="004A4762" w:rsidRPr="00A018AB">
        <w:rPr>
          <w:rStyle w:val="CommentReference"/>
        </w:rPr>
        <w:commentReference w:id="4"/>
      </w:r>
      <w:commentRangeEnd w:id="5"/>
      <w:r w:rsidR="00C518C3" w:rsidRPr="00A018AB">
        <w:rPr>
          <w:rStyle w:val="CommentReference"/>
        </w:rPr>
        <w:commentReference w:id="5"/>
      </w:r>
      <w:commentRangeEnd w:id="6"/>
      <w:r w:rsidR="00ED5CE6" w:rsidRPr="00A018AB">
        <w:rPr>
          <w:rStyle w:val="CommentReference"/>
        </w:rPr>
        <w:commentReference w:id="6"/>
      </w:r>
    </w:p>
    <w:p w14:paraId="41B21C1C" w14:textId="2AF3B566" w:rsidR="00590400" w:rsidRPr="0048351C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strike/>
        </w:rPr>
      </w:pPr>
      <w:r w:rsidRPr="0048351C">
        <w:rPr>
          <w:strike/>
        </w:rPr>
        <w:t>"Type de business bis",</w:t>
      </w:r>
    </w:p>
    <w:p w14:paraId="68ED2DD2" w14:textId="2846D11A" w:rsidR="00590400" w:rsidRPr="0048351C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strike/>
          <w:lang w:val="fr-FR"/>
        </w:rPr>
      </w:pPr>
      <w:r w:rsidRPr="0048351C">
        <w:rPr>
          <w:strike/>
          <w:lang w:val="fr-FR"/>
        </w:rPr>
        <w:t>"Qui sont les membres de cette entreprise ?",</w:t>
      </w:r>
    </w:p>
    <w:p w14:paraId="6E03AE59" w14:textId="36768E8E" w:rsidR="00590400" w:rsidRPr="0048351C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strike/>
        </w:rPr>
      </w:pPr>
      <w:r w:rsidRPr="0048351C">
        <w:rPr>
          <w:strike/>
        </w:rPr>
        <w:t>"</w:t>
      </w:r>
      <w:proofErr w:type="spellStart"/>
      <w:r w:rsidRPr="0048351C">
        <w:rPr>
          <w:strike/>
        </w:rPr>
        <w:t>Niveau</w:t>
      </w:r>
      <w:proofErr w:type="spellEnd"/>
      <w:r w:rsidRPr="0048351C">
        <w:rPr>
          <w:strike/>
        </w:rPr>
        <w:t xml:space="preserve"> microbusiness",</w:t>
      </w:r>
    </w:p>
    <w:p w14:paraId="1E447D1A" w14:textId="200E897C" w:rsidR="00590400" w:rsidRPr="00A018AB" w:rsidDel="006D5AB3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del w:id="8" w:author="BERTHET-VALDOIS Julie" w:date="2023-06-14T15:37:00Z"/>
          <w:lang w:val="fr-FR"/>
        </w:rPr>
      </w:pPr>
      <w:commentRangeStart w:id="9"/>
      <w:commentRangeStart w:id="10"/>
      <w:del w:id="11" w:author="BERTHET-VALDOIS Julie" w:date="2023-06-14T15:37:00Z">
        <w:r w:rsidRPr="00A018AB" w:rsidDel="006D5AB3">
          <w:rPr>
            <w:lang w:val="fr-FR"/>
          </w:rPr>
          <w:delText>"Quelle est la valeur totale de votre aide ?",</w:delText>
        </w:r>
        <w:commentRangeEnd w:id="9"/>
        <w:r w:rsidR="00692588" w:rsidRPr="00A018AB" w:rsidDel="006D5AB3">
          <w:rPr>
            <w:rStyle w:val="CommentReference"/>
          </w:rPr>
          <w:commentReference w:id="9"/>
        </w:r>
        <w:commentRangeEnd w:id="10"/>
        <w:r w:rsidR="00C518C3" w:rsidRPr="00A018AB" w:rsidDel="006D5AB3">
          <w:rPr>
            <w:rStyle w:val="CommentReference"/>
          </w:rPr>
          <w:commentReference w:id="10"/>
        </w:r>
      </w:del>
    </w:p>
    <w:p w14:paraId="44801028" w14:textId="11CA7F98" w:rsidR="00590400" w:rsidRPr="0048351C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strike/>
          <w:lang w:val="fr-FR"/>
        </w:rPr>
      </w:pPr>
      <w:r w:rsidRPr="0048351C">
        <w:rPr>
          <w:strike/>
          <w:lang w:val="fr-FR"/>
        </w:rPr>
        <w:t>"L'OIM   ou un de ses partenaires vous a-t-elle formé sur la façon de gérer une entreprise ?",</w:t>
      </w:r>
    </w:p>
    <w:p w14:paraId="7FF8B3D5" w14:textId="59376947" w:rsidR="00590400" w:rsidRPr="0048351C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strike/>
          <w:lang w:val="fr-FR"/>
        </w:rPr>
      </w:pPr>
      <w:commentRangeStart w:id="12"/>
      <w:commentRangeStart w:id="13"/>
      <w:r w:rsidRPr="0048351C">
        <w:rPr>
          <w:strike/>
          <w:lang w:val="fr-FR"/>
        </w:rPr>
        <w:t>"L’entreprise emploie-t-elle du personnel ?",</w:t>
      </w:r>
    </w:p>
    <w:p w14:paraId="0317E267" w14:textId="7C4713A5" w:rsidR="00590400" w:rsidRPr="0048351C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strike/>
          <w:lang w:val="fr-FR"/>
        </w:rPr>
      </w:pPr>
      <w:r w:rsidRPr="0048351C">
        <w:rPr>
          <w:strike/>
          <w:lang w:val="fr-FR"/>
        </w:rPr>
        <w:t>"Si oui, combien des personnes sont employées par votre entreprise ?",</w:t>
      </w:r>
      <w:commentRangeEnd w:id="12"/>
      <w:r w:rsidR="007629C5" w:rsidRPr="0048351C">
        <w:rPr>
          <w:rStyle w:val="CommentReference"/>
          <w:strike/>
        </w:rPr>
        <w:commentReference w:id="12"/>
      </w:r>
      <w:commentRangeEnd w:id="13"/>
      <w:r w:rsidR="00A02FB9" w:rsidRPr="0048351C">
        <w:rPr>
          <w:rStyle w:val="CommentReference"/>
          <w:strike/>
        </w:rPr>
        <w:commentReference w:id="13"/>
      </w:r>
    </w:p>
    <w:p w14:paraId="46552BCF" w14:textId="483A4FF0" w:rsidR="00590400" w:rsidRPr="0048351C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ins w:id="14" w:author="BERTHET-VALDOIS Julie" w:date="2023-06-12T16:52:00Z"/>
          <w:strike/>
        </w:rPr>
      </w:pPr>
      <w:r w:rsidRPr="0048351C">
        <w:rPr>
          <w:strike/>
          <w:lang w:val="fr-FR"/>
        </w:rPr>
        <w:t>"Est-ce votre entreprise a été affectée par la maladie de Coronavirus ?"</w:t>
      </w:r>
      <w:r w:rsidR="009711DD" w:rsidRPr="0048351C">
        <w:rPr>
          <w:strike/>
          <w:lang w:val="fr-FR"/>
        </w:rPr>
        <w:t xml:space="preserve"> </w:t>
      </w:r>
      <w:commentRangeStart w:id="15"/>
      <w:r w:rsidR="009711DD" w:rsidRPr="0048351C">
        <w:rPr>
          <w:strike/>
        </w:rPr>
        <w:t>(I think that using just one control on Covid is a good idea)</w:t>
      </w:r>
      <w:commentRangeEnd w:id="15"/>
      <w:r w:rsidR="009079D9" w:rsidRPr="0048351C">
        <w:rPr>
          <w:rStyle w:val="CommentReference"/>
          <w:strike/>
        </w:rPr>
        <w:commentReference w:id="15"/>
      </w:r>
    </w:p>
    <w:p w14:paraId="6C2D4642" w14:textId="77777777" w:rsidR="001C263F" w:rsidRPr="0048351C" w:rsidRDefault="001C263F" w:rsidP="001C263F">
      <w:pPr>
        <w:pStyle w:val="ListParagraph"/>
        <w:numPr>
          <w:ilvl w:val="0"/>
          <w:numId w:val="1"/>
        </w:numPr>
        <w:spacing w:line="360" w:lineRule="auto"/>
        <w:jc w:val="both"/>
        <w:rPr>
          <w:ins w:id="16" w:author="BERTHET-VALDOIS Julie" w:date="2023-06-12T16:52:00Z"/>
          <w:strike/>
          <w:lang w:val="fr-FR"/>
        </w:rPr>
      </w:pPr>
      <w:ins w:id="17" w:author="BERTHET-VALDOIS Julie" w:date="2023-06-12T16:52:00Z">
        <w:r w:rsidRPr="0048351C">
          <w:rPr>
            <w:strike/>
            <w:lang w:val="fr-FR"/>
          </w:rPr>
          <w:lastRenderedPageBreak/>
          <w:t xml:space="preserve">Est-ce que le </w:t>
        </w:r>
        <w:commentRangeStart w:id="18"/>
        <w:commentRangeStart w:id="19"/>
        <w:commentRangeStart w:id="20"/>
        <w:r w:rsidRPr="0048351C">
          <w:rPr>
            <w:strike/>
            <w:lang w:val="fr-FR"/>
          </w:rPr>
          <w:t>type d'assistance économique que vous avez reçu correspondait à votre premier choix ?</w:t>
        </w:r>
        <w:commentRangeEnd w:id="18"/>
        <w:r w:rsidRPr="0048351C">
          <w:rPr>
            <w:rStyle w:val="CommentReference"/>
            <w:strike/>
          </w:rPr>
          <w:commentReference w:id="18"/>
        </w:r>
      </w:ins>
      <w:commentRangeEnd w:id="19"/>
      <w:r w:rsidR="00C518C3" w:rsidRPr="0048351C">
        <w:rPr>
          <w:rStyle w:val="CommentReference"/>
          <w:strike/>
        </w:rPr>
        <w:commentReference w:id="19"/>
      </w:r>
      <w:commentRangeEnd w:id="20"/>
      <w:r w:rsidR="00A80670" w:rsidRPr="0048351C">
        <w:rPr>
          <w:rStyle w:val="CommentReference"/>
          <w:strike/>
        </w:rPr>
        <w:commentReference w:id="20"/>
      </w:r>
    </w:p>
    <w:p w14:paraId="0019786B" w14:textId="399282CD" w:rsidR="001C263F" w:rsidRPr="00687B7C" w:rsidRDefault="00314D6D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strike/>
          <w:lang w:val="fr-FR"/>
        </w:rPr>
      </w:pPr>
      <w:ins w:id="21" w:author="BERTHET-VALDOIS Julie" w:date="2023-06-12T16:55:00Z">
        <w:r w:rsidRPr="00687B7C">
          <w:rPr>
            <w:strike/>
            <w:lang w:val="fr-FR"/>
          </w:rPr>
          <w:t xml:space="preserve">Délai entre la </w:t>
        </w:r>
        <w:commentRangeStart w:id="22"/>
        <w:commentRangeStart w:id="23"/>
        <w:r w:rsidRPr="00687B7C">
          <w:rPr>
            <w:strike/>
            <w:lang w:val="fr-FR"/>
          </w:rPr>
          <w:t xml:space="preserve">réception de l’assistance et je jour d’enquête </w:t>
        </w:r>
        <w:commentRangeEnd w:id="22"/>
        <w:r w:rsidRPr="00687B7C">
          <w:rPr>
            <w:rStyle w:val="CommentReference"/>
            <w:strike/>
          </w:rPr>
          <w:commentReference w:id="22"/>
        </w:r>
      </w:ins>
      <w:commentRangeEnd w:id="23"/>
      <w:r w:rsidR="00C518C3" w:rsidRPr="00687B7C">
        <w:rPr>
          <w:rStyle w:val="CommentReference"/>
          <w:strike/>
        </w:rPr>
        <w:commentReference w:id="23"/>
      </w:r>
    </w:p>
    <w:p w14:paraId="24B44A6B" w14:textId="4C7E8C5A" w:rsidR="00590400" w:rsidRDefault="00590400" w:rsidP="006849F4">
      <w:pPr>
        <w:spacing w:line="360" w:lineRule="auto"/>
        <w:jc w:val="both"/>
        <w:rPr>
          <w:ins w:id="24" w:author="Jean-Luc Jucker" w:date="2023-06-13T12:11:00Z"/>
          <w:lang w:val="fr-FR"/>
        </w:rPr>
      </w:pPr>
      <w:r w:rsidRPr="001C263F">
        <w:rPr>
          <w:lang w:val="fr-FR"/>
        </w:rPr>
        <w:t xml:space="preserve">    </w:t>
      </w:r>
    </w:p>
    <w:p w14:paraId="0B03E38C" w14:textId="77777777" w:rsidR="00A80670" w:rsidRPr="001C263F" w:rsidRDefault="00A80670" w:rsidP="006849F4">
      <w:pPr>
        <w:spacing w:line="360" w:lineRule="auto"/>
        <w:jc w:val="both"/>
        <w:rPr>
          <w:lang w:val="fr-FR"/>
        </w:rPr>
      </w:pPr>
    </w:p>
    <w:p w14:paraId="1D47A73E" w14:textId="10CAB987" w:rsidR="006B56C7" w:rsidRPr="00590400" w:rsidRDefault="00590400" w:rsidP="006849F4">
      <w:pPr>
        <w:spacing w:line="360" w:lineRule="auto"/>
        <w:jc w:val="both"/>
        <w:rPr>
          <w:u w:val="single"/>
        </w:rPr>
      </w:pPr>
      <w:r w:rsidRPr="00590400">
        <w:rPr>
          <w:u w:val="single"/>
        </w:rPr>
        <w:t>Model 2: Determinants of Business Profitability</w:t>
      </w:r>
    </w:p>
    <w:p w14:paraId="3A1BA7B3" w14:textId="77777777" w:rsidR="00590400" w:rsidRDefault="00590400" w:rsidP="006849F4">
      <w:pPr>
        <w:spacing w:line="360" w:lineRule="auto"/>
        <w:jc w:val="both"/>
      </w:pPr>
    </w:p>
    <w:p w14:paraId="7F968C04" w14:textId="3DA9394E" w:rsidR="00590400" w:rsidRDefault="00590400" w:rsidP="006849F4">
      <w:pPr>
        <w:spacing w:line="360" w:lineRule="auto"/>
        <w:jc w:val="both"/>
      </w:pPr>
      <w:r>
        <w:t>Same as Model 1, except that the dependent variable will be:</w:t>
      </w:r>
    </w:p>
    <w:p w14:paraId="76587F6F" w14:textId="7AABF01D" w:rsidR="00590400" w:rsidRPr="0048351C" w:rsidRDefault="00590400" w:rsidP="006849F4">
      <w:pPr>
        <w:pStyle w:val="ListParagraph"/>
        <w:numPr>
          <w:ilvl w:val="0"/>
          <w:numId w:val="2"/>
        </w:numPr>
        <w:spacing w:line="360" w:lineRule="auto"/>
        <w:jc w:val="both"/>
        <w:rPr>
          <w:strike/>
          <w:lang w:val="fr-FR"/>
        </w:rPr>
      </w:pPr>
      <w:r w:rsidRPr="0048351C">
        <w:rPr>
          <w:strike/>
          <w:lang w:val="fr-FR"/>
        </w:rPr>
        <w:t>"L’entreprise vous permet -elle de gagner assez d’argent pour subvenir à vos besoins et à celle de votre famille ?"</w:t>
      </w:r>
    </w:p>
    <w:p w14:paraId="3ABA7C7D" w14:textId="77777777" w:rsidR="00590400" w:rsidRPr="00D81DAA" w:rsidRDefault="00590400" w:rsidP="006849F4">
      <w:pPr>
        <w:spacing w:line="360" w:lineRule="auto"/>
        <w:jc w:val="both"/>
        <w:rPr>
          <w:lang w:val="fr-FR"/>
        </w:rPr>
      </w:pPr>
    </w:p>
    <w:p w14:paraId="34D4F073" w14:textId="77777777" w:rsidR="006B56C7" w:rsidRPr="00D81DAA" w:rsidRDefault="006B56C7" w:rsidP="006849F4">
      <w:pPr>
        <w:spacing w:line="360" w:lineRule="auto"/>
        <w:jc w:val="both"/>
        <w:rPr>
          <w:lang w:val="fr-FR"/>
        </w:rPr>
      </w:pPr>
    </w:p>
    <w:p w14:paraId="209C7A96" w14:textId="0F9618E1" w:rsidR="00590400" w:rsidRPr="00590400" w:rsidRDefault="00590400" w:rsidP="006849F4">
      <w:pPr>
        <w:spacing w:line="360" w:lineRule="auto"/>
        <w:jc w:val="both"/>
        <w:rPr>
          <w:u w:val="single"/>
        </w:rPr>
      </w:pPr>
      <w:r w:rsidRPr="00590400">
        <w:rPr>
          <w:u w:val="single"/>
        </w:rPr>
        <w:t>Model 3: Impact of Training on Business Success</w:t>
      </w:r>
    </w:p>
    <w:p w14:paraId="5402DF8A" w14:textId="77777777" w:rsidR="00590400" w:rsidRDefault="00590400" w:rsidP="006849F4">
      <w:pPr>
        <w:spacing w:line="360" w:lineRule="auto"/>
        <w:jc w:val="both"/>
      </w:pPr>
    </w:p>
    <w:p w14:paraId="66C41ED3" w14:textId="127FF8CB" w:rsidR="00590400" w:rsidRDefault="00FB0C15" w:rsidP="006849F4">
      <w:pPr>
        <w:spacing w:line="360" w:lineRule="auto"/>
        <w:jc w:val="both"/>
      </w:pPr>
      <w:r>
        <w:t>Same as Model 1, except that data will be subset to participants who received training only (indeed, 1,401 observations are missing).</w:t>
      </w:r>
    </w:p>
    <w:p w14:paraId="6AA043B8" w14:textId="77777777" w:rsidR="00FB0C15" w:rsidRDefault="00FB0C15" w:rsidP="006849F4">
      <w:pPr>
        <w:spacing w:line="360" w:lineRule="auto"/>
        <w:jc w:val="both"/>
      </w:pPr>
    </w:p>
    <w:p w14:paraId="02F5768A" w14:textId="74FB8BFE" w:rsidR="00FB0C15" w:rsidRDefault="00FB0C15" w:rsidP="006849F4">
      <w:pPr>
        <w:spacing w:line="360" w:lineRule="auto"/>
        <w:jc w:val="both"/>
      </w:pPr>
      <w:r>
        <w:t>Dependent variables:</w:t>
      </w:r>
    </w:p>
    <w:p w14:paraId="3F715D90" w14:textId="77777777" w:rsidR="00FB0C15" w:rsidRPr="0048351C" w:rsidRDefault="00FB0C15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strike/>
          <w:lang w:val="fr-FR"/>
        </w:rPr>
      </w:pPr>
      <w:commentRangeStart w:id="25"/>
      <w:commentRangeStart w:id="26"/>
      <w:commentRangeStart w:id="27"/>
      <w:r w:rsidRPr="0048351C">
        <w:rPr>
          <w:strike/>
          <w:lang w:val="fr-FR"/>
        </w:rPr>
        <w:t>"Comment se porte votre entreprise ou business actuellement ?"</w:t>
      </w:r>
    </w:p>
    <w:p w14:paraId="7876BA9F" w14:textId="4BE50D31" w:rsidR="00FB0C15" w:rsidRPr="0048351C" w:rsidRDefault="00FB0C15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strike/>
          <w:lang w:val="fr-FR"/>
        </w:rPr>
      </w:pPr>
      <w:r w:rsidRPr="0048351C">
        <w:rPr>
          <w:strike/>
          <w:lang w:val="fr-FR"/>
        </w:rPr>
        <w:t xml:space="preserve">If time </w:t>
      </w:r>
      <w:proofErr w:type="spellStart"/>
      <w:proofErr w:type="gramStart"/>
      <w:r w:rsidRPr="0048351C">
        <w:rPr>
          <w:strike/>
          <w:lang w:val="fr-FR"/>
        </w:rPr>
        <w:t>permits</w:t>
      </w:r>
      <w:proofErr w:type="spellEnd"/>
      <w:r w:rsidRPr="0048351C">
        <w:rPr>
          <w:strike/>
          <w:lang w:val="fr-FR"/>
        </w:rPr>
        <w:t>:</w:t>
      </w:r>
      <w:proofErr w:type="gramEnd"/>
      <w:r w:rsidRPr="0048351C">
        <w:rPr>
          <w:strike/>
          <w:lang w:val="fr-FR"/>
        </w:rPr>
        <w:t xml:space="preserve"> "L’entreprise vous permet -elle de gagner assez d’argent pour subvenir à vos besoins et à celle de votre famille ?"</w:t>
      </w:r>
      <w:commentRangeEnd w:id="25"/>
      <w:r w:rsidR="00BC3493" w:rsidRPr="0048351C">
        <w:rPr>
          <w:rStyle w:val="CommentReference"/>
          <w:strike/>
        </w:rPr>
        <w:commentReference w:id="25"/>
      </w:r>
      <w:commentRangeEnd w:id="26"/>
      <w:r w:rsidR="00C518C3" w:rsidRPr="0048351C">
        <w:rPr>
          <w:rStyle w:val="CommentReference"/>
          <w:strike/>
        </w:rPr>
        <w:commentReference w:id="26"/>
      </w:r>
      <w:commentRangeEnd w:id="27"/>
      <w:r w:rsidR="00A80670" w:rsidRPr="0048351C">
        <w:rPr>
          <w:rStyle w:val="CommentReference"/>
          <w:strike/>
        </w:rPr>
        <w:commentReference w:id="27"/>
      </w:r>
    </w:p>
    <w:p w14:paraId="5461D61E" w14:textId="77777777" w:rsidR="00FB0C15" w:rsidRDefault="00FB0C15" w:rsidP="006849F4">
      <w:pPr>
        <w:spacing w:line="360" w:lineRule="auto"/>
        <w:jc w:val="both"/>
        <w:rPr>
          <w:ins w:id="28" w:author="Jean-Luc Jucker" w:date="2023-06-13T12:14:00Z"/>
          <w:lang w:val="fr-FR"/>
        </w:rPr>
      </w:pPr>
    </w:p>
    <w:p w14:paraId="068CCA53" w14:textId="77777777" w:rsidR="00A80670" w:rsidRDefault="00A80670" w:rsidP="006849F4">
      <w:pPr>
        <w:spacing w:line="360" w:lineRule="auto"/>
        <w:jc w:val="both"/>
        <w:rPr>
          <w:ins w:id="29" w:author="Jean-Luc Jucker" w:date="2023-06-13T12:14:00Z"/>
          <w:lang w:val="fr-FR"/>
        </w:rPr>
      </w:pPr>
    </w:p>
    <w:p w14:paraId="77CD27E8" w14:textId="77777777" w:rsidR="00A80670" w:rsidRPr="00D81DAA" w:rsidRDefault="00A80670" w:rsidP="006849F4">
      <w:pPr>
        <w:spacing w:line="360" w:lineRule="auto"/>
        <w:jc w:val="both"/>
        <w:rPr>
          <w:lang w:val="fr-FR"/>
        </w:rPr>
      </w:pPr>
    </w:p>
    <w:p w14:paraId="71F47E2A" w14:textId="7AAF142B" w:rsidR="00590400" w:rsidRDefault="00FB0C15" w:rsidP="006849F4">
      <w:pPr>
        <w:spacing w:line="360" w:lineRule="auto"/>
        <w:jc w:val="both"/>
      </w:pPr>
      <w:r>
        <w:t>Independent variables:</w:t>
      </w:r>
    </w:p>
    <w:p w14:paraId="589AEEE2" w14:textId="4ACB3F2C" w:rsidR="00FB0C15" w:rsidRPr="0048351C" w:rsidRDefault="00FB0C15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strike/>
        </w:rPr>
      </w:pPr>
      <w:r w:rsidRPr="0048351C">
        <w:rPr>
          <w:strike/>
        </w:rPr>
        <w:t xml:space="preserve">"Type de </w:t>
      </w:r>
      <w:proofErr w:type="gramStart"/>
      <w:r w:rsidRPr="0048351C">
        <w:rPr>
          <w:strike/>
        </w:rPr>
        <w:t>formation"</w:t>
      </w:r>
      <w:proofErr w:type="gramEnd"/>
    </w:p>
    <w:p w14:paraId="1F58AEF4" w14:textId="2A8D5FC6" w:rsidR="00FB0C15" w:rsidRPr="00687B7C" w:rsidRDefault="00FB0C15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strike/>
        </w:rPr>
      </w:pPr>
      <w:r w:rsidRPr="00687B7C">
        <w:rPr>
          <w:strike/>
        </w:rPr>
        <w:t>Training duration (to be computed)</w:t>
      </w:r>
    </w:p>
    <w:p w14:paraId="704CB874" w14:textId="23FD1726" w:rsidR="00FB0C15" w:rsidRPr="00687B7C" w:rsidRDefault="00FB0C15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strike/>
        </w:rPr>
      </w:pPr>
      <w:r w:rsidRPr="00687B7C">
        <w:rPr>
          <w:strike/>
        </w:rPr>
        <w:t>As many predictor variables from Model 1 as possible</w:t>
      </w:r>
    </w:p>
    <w:p w14:paraId="75B4BF6E" w14:textId="77777777" w:rsidR="00FB0C15" w:rsidRDefault="00FB0C15" w:rsidP="006849F4">
      <w:pPr>
        <w:spacing w:line="360" w:lineRule="auto"/>
        <w:jc w:val="both"/>
      </w:pPr>
    </w:p>
    <w:p w14:paraId="6ECCA54A" w14:textId="0210C2B5" w:rsidR="00FB0C15" w:rsidRPr="000C5EA9" w:rsidRDefault="00FB0C15" w:rsidP="006849F4">
      <w:pPr>
        <w:spacing w:line="360" w:lineRule="auto"/>
        <w:jc w:val="both"/>
        <w:rPr>
          <w:u w:val="single"/>
        </w:rPr>
      </w:pPr>
      <w:r w:rsidRPr="000C5EA9">
        <w:rPr>
          <w:u w:val="single"/>
        </w:rPr>
        <w:t>Model 4 (if time permits): Determinants of Future Intentions to Migrate</w:t>
      </w:r>
    </w:p>
    <w:p w14:paraId="1E1F23A9" w14:textId="77777777" w:rsidR="00FB0C15" w:rsidRDefault="00FB0C15" w:rsidP="006849F4">
      <w:pPr>
        <w:spacing w:line="360" w:lineRule="auto"/>
        <w:jc w:val="both"/>
      </w:pPr>
    </w:p>
    <w:p w14:paraId="62368B9D" w14:textId="6BDEBAF0" w:rsidR="00FB0C15" w:rsidRDefault="0079366A" w:rsidP="006849F4">
      <w:pPr>
        <w:spacing w:line="360" w:lineRule="auto"/>
        <w:jc w:val="both"/>
      </w:pPr>
      <w:r>
        <w:t>Dependent variable:</w:t>
      </w:r>
    </w:p>
    <w:p w14:paraId="23D0A065" w14:textId="1EDE1362" w:rsidR="0079366A" w:rsidRPr="0048351C" w:rsidRDefault="0079366A" w:rsidP="006849F4">
      <w:pPr>
        <w:pStyle w:val="ListParagraph"/>
        <w:numPr>
          <w:ilvl w:val="0"/>
          <w:numId w:val="3"/>
        </w:numPr>
        <w:spacing w:line="360" w:lineRule="auto"/>
        <w:jc w:val="both"/>
        <w:rPr>
          <w:strike/>
          <w:lang w:val="fr-FR"/>
        </w:rPr>
      </w:pPr>
      <w:r w:rsidRPr="0048351C">
        <w:rPr>
          <w:strike/>
          <w:lang w:val="fr-FR"/>
        </w:rPr>
        <w:t>"Avez-vous déjà planifié de migrer de nouveau ?"</w:t>
      </w:r>
    </w:p>
    <w:p w14:paraId="3159AEFD" w14:textId="77777777" w:rsidR="00FB0C15" w:rsidRPr="00D81DAA" w:rsidRDefault="00FB0C15" w:rsidP="006849F4">
      <w:pPr>
        <w:spacing w:line="360" w:lineRule="auto"/>
        <w:jc w:val="both"/>
        <w:rPr>
          <w:lang w:val="fr-FR"/>
        </w:rPr>
      </w:pPr>
    </w:p>
    <w:p w14:paraId="54711A81" w14:textId="3627F4B5" w:rsidR="00FB0C15" w:rsidRDefault="0079366A" w:rsidP="006849F4">
      <w:pPr>
        <w:spacing w:line="360" w:lineRule="auto"/>
        <w:jc w:val="both"/>
      </w:pPr>
      <w:r>
        <w:t>Predictor variables</w:t>
      </w:r>
    </w:p>
    <w:p w14:paraId="74674CD3" w14:textId="55649662" w:rsidR="0079366A" w:rsidRPr="0048351C" w:rsidRDefault="0079366A" w:rsidP="006849F4">
      <w:pPr>
        <w:pStyle w:val="ListParagraph"/>
        <w:numPr>
          <w:ilvl w:val="0"/>
          <w:numId w:val="3"/>
        </w:numPr>
        <w:spacing w:line="360" w:lineRule="auto"/>
        <w:jc w:val="both"/>
        <w:rPr>
          <w:strike/>
        </w:rPr>
      </w:pPr>
      <w:r w:rsidRPr="0048351C">
        <w:rPr>
          <w:strike/>
        </w:rPr>
        <w:t>As many from Model 1 and 3 as statistically sound</w:t>
      </w:r>
    </w:p>
    <w:p w14:paraId="5456F114" w14:textId="77777777" w:rsidR="00FB0C15" w:rsidRDefault="00FB0C15" w:rsidP="006849F4">
      <w:pPr>
        <w:spacing w:line="360" w:lineRule="auto"/>
        <w:jc w:val="both"/>
      </w:pPr>
    </w:p>
    <w:p w14:paraId="48B9460B" w14:textId="3E02C911" w:rsidR="0079366A" w:rsidRPr="000C5EA9" w:rsidRDefault="0079366A" w:rsidP="006849F4">
      <w:pPr>
        <w:spacing w:line="360" w:lineRule="auto"/>
        <w:jc w:val="both"/>
        <w:rPr>
          <w:u w:val="single"/>
        </w:rPr>
      </w:pPr>
      <w:r w:rsidRPr="000C5EA9">
        <w:rPr>
          <w:u w:val="single"/>
        </w:rPr>
        <w:t xml:space="preserve">Model 5 (if time permits): Determinants of </w:t>
      </w:r>
      <w:r w:rsidR="000C5EA9" w:rsidRPr="000C5EA9">
        <w:rPr>
          <w:u w:val="single"/>
        </w:rPr>
        <w:t>Support Satisfaction</w:t>
      </w:r>
    </w:p>
    <w:p w14:paraId="6E5E4A1F" w14:textId="77777777" w:rsidR="000C5EA9" w:rsidRDefault="000C5EA9" w:rsidP="006849F4">
      <w:pPr>
        <w:spacing w:line="360" w:lineRule="auto"/>
        <w:jc w:val="both"/>
      </w:pPr>
    </w:p>
    <w:p w14:paraId="099E72C2" w14:textId="62050CDE" w:rsidR="000C5EA9" w:rsidRDefault="005E0D96" w:rsidP="006849F4">
      <w:pPr>
        <w:spacing w:line="360" w:lineRule="auto"/>
        <w:jc w:val="both"/>
      </w:pPr>
      <w:r>
        <w:t xml:space="preserve">I believe it would be interesting </w:t>
      </w:r>
      <w:commentRangeStart w:id="30"/>
      <w:commentRangeStart w:id="31"/>
      <w:commentRangeStart w:id="32"/>
      <w:r>
        <w:t xml:space="preserve">to say something about the respondent’s satisfaction with the </w:t>
      </w:r>
      <w:proofErr w:type="spellStart"/>
      <w:r>
        <w:t>programme</w:t>
      </w:r>
      <w:proofErr w:type="spellEnd"/>
      <w:r>
        <w:t xml:space="preserve"> overall. </w:t>
      </w:r>
      <w:commentRangeEnd w:id="30"/>
      <w:r w:rsidR="00001C8D">
        <w:rPr>
          <w:rStyle w:val="CommentReference"/>
        </w:rPr>
        <w:commentReference w:id="30"/>
      </w:r>
      <w:commentRangeEnd w:id="31"/>
      <w:r w:rsidR="00C518C3">
        <w:rPr>
          <w:rStyle w:val="CommentReference"/>
        </w:rPr>
        <w:commentReference w:id="31"/>
      </w:r>
      <w:commentRangeEnd w:id="32"/>
      <w:r w:rsidR="006F7970">
        <w:rPr>
          <w:rStyle w:val="CommentReference"/>
        </w:rPr>
        <w:commentReference w:id="32"/>
      </w:r>
      <w:r>
        <w:t>It would also be interesting to compare this with Business Success.</w:t>
      </w:r>
    </w:p>
    <w:p w14:paraId="7B59EEB6" w14:textId="77777777" w:rsidR="005E0D96" w:rsidRDefault="005E0D96" w:rsidP="006849F4">
      <w:pPr>
        <w:spacing w:line="360" w:lineRule="auto"/>
        <w:jc w:val="both"/>
      </w:pPr>
    </w:p>
    <w:p w14:paraId="425C73F4" w14:textId="6F14674B" w:rsidR="005E0D96" w:rsidRDefault="005E0D96" w:rsidP="006849F4">
      <w:pPr>
        <w:spacing w:line="360" w:lineRule="auto"/>
        <w:jc w:val="both"/>
      </w:pPr>
      <w:r>
        <w:t>Dependent variable:</w:t>
      </w:r>
    </w:p>
    <w:p w14:paraId="2BFE960B" w14:textId="66242330" w:rsidR="005E0D96" w:rsidRPr="0048351C" w:rsidRDefault="005E0D96" w:rsidP="006849F4">
      <w:pPr>
        <w:pStyle w:val="ListParagraph"/>
        <w:numPr>
          <w:ilvl w:val="0"/>
          <w:numId w:val="3"/>
        </w:numPr>
        <w:spacing w:line="360" w:lineRule="auto"/>
        <w:jc w:val="both"/>
        <w:rPr>
          <w:strike/>
        </w:rPr>
      </w:pPr>
      <w:r w:rsidRPr="0048351C">
        <w:rPr>
          <w:strike/>
          <w:lang w:val="fr-FR"/>
        </w:rPr>
        <w:t xml:space="preserve">"Êtes-vous satisfait de l’aide à la réintégration de manière globale ?" </w:t>
      </w:r>
      <w:r w:rsidRPr="0048351C">
        <w:rPr>
          <w:strike/>
          <w:u w:val="single"/>
        </w:rPr>
        <w:t>OR</w:t>
      </w:r>
    </w:p>
    <w:p w14:paraId="6B59EB61" w14:textId="1D0E33B1" w:rsidR="005E0D96" w:rsidRPr="0048351C" w:rsidRDefault="005E0D96" w:rsidP="006849F4">
      <w:pPr>
        <w:pStyle w:val="ListParagraph"/>
        <w:numPr>
          <w:ilvl w:val="0"/>
          <w:numId w:val="3"/>
        </w:numPr>
        <w:spacing w:line="360" w:lineRule="auto"/>
        <w:jc w:val="both"/>
        <w:rPr>
          <w:strike/>
          <w:lang w:val="fr-FR"/>
        </w:rPr>
      </w:pPr>
      <w:r w:rsidRPr="0048351C">
        <w:rPr>
          <w:strike/>
          <w:lang w:val="fr-FR"/>
        </w:rPr>
        <w:t>"Pensez-vous que le retour a été une bonne décision ?"</w:t>
      </w:r>
    </w:p>
    <w:p w14:paraId="237C862A" w14:textId="77777777" w:rsidR="005E0D96" w:rsidRPr="00D81DAA" w:rsidRDefault="005E0D96" w:rsidP="006849F4">
      <w:pPr>
        <w:spacing w:line="360" w:lineRule="auto"/>
        <w:jc w:val="both"/>
        <w:rPr>
          <w:lang w:val="fr-FR"/>
        </w:rPr>
      </w:pPr>
    </w:p>
    <w:p w14:paraId="41517E62" w14:textId="6A16303F" w:rsidR="005E0D96" w:rsidRDefault="005E0D96" w:rsidP="006849F4">
      <w:pPr>
        <w:spacing w:line="360" w:lineRule="auto"/>
        <w:jc w:val="both"/>
      </w:pPr>
      <w:r>
        <w:t>Independent variables:</w:t>
      </w:r>
    </w:p>
    <w:p w14:paraId="3F6C73FB" w14:textId="69F47CF1" w:rsidR="005E0D96" w:rsidRPr="0048351C" w:rsidRDefault="005E0D96" w:rsidP="006849F4">
      <w:pPr>
        <w:pStyle w:val="ListParagraph"/>
        <w:numPr>
          <w:ilvl w:val="0"/>
          <w:numId w:val="4"/>
        </w:numPr>
        <w:spacing w:line="360" w:lineRule="auto"/>
        <w:jc w:val="both"/>
        <w:rPr>
          <w:strike/>
        </w:rPr>
      </w:pPr>
      <w:r w:rsidRPr="0048351C">
        <w:rPr>
          <w:strike/>
        </w:rPr>
        <w:t>As many as statistically sound</w:t>
      </w:r>
    </w:p>
    <w:p w14:paraId="759ADECA" w14:textId="3065D311" w:rsidR="005E0D96" w:rsidRPr="0048351C" w:rsidRDefault="005E0D96" w:rsidP="006849F4">
      <w:pPr>
        <w:pStyle w:val="ListParagraph"/>
        <w:numPr>
          <w:ilvl w:val="0"/>
          <w:numId w:val="4"/>
        </w:numPr>
        <w:spacing w:line="360" w:lineRule="auto"/>
        <w:jc w:val="both"/>
        <w:rPr>
          <w:strike/>
        </w:rPr>
      </w:pPr>
      <w:r w:rsidRPr="0048351C">
        <w:rPr>
          <w:strike/>
        </w:rPr>
        <w:t xml:space="preserve">Also include Business </w:t>
      </w:r>
      <w:proofErr w:type="spellStart"/>
      <w:r w:rsidRPr="0048351C">
        <w:rPr>
          <w:strike/>
        </w:rPr>
        <w:t>Succes</w:t>
      </w:r>
      <w:proofErr w:type="spellEnd"/>
      <w:r w:rsidRPr="0048351C">
        <w:rPr>
          <w:strike/>
        </w:rPr>
        <w:t xml:space="preserve"> and/or Business Profitability (this time, as predictor variables) in an alternative model</w:t>
      </w:r>
    </w:p>
    <w:p w14:paraId="3B553FA9" w14:textId="1209FD36" w:rsidR="005E0D96" w:rsidRPr="00FF78CE" w:rsidRDefault="008002D9" w:rsidP="006849F4">
      <w:pPr>
        <w:pStyle w:val="Heading1"/>
        <w:spacing w:line="360" w:lineRule="auto"/>
      </w:pPr>
      <w:bookmarkStart w:id="33" w:name="_Toc137464543"/>
      <w:r w:rsidRPr="00FF78CE">
        <w:t>Reintegration Sustainability Survey (RSS)</w:t>
      </w:r>
      <w:bookmarkEnd w:id="33"/>
    </w:p>
    <w:p w14:paraId="469064AB" w14:textId="77777777" w:rsidR="0079366A" w:rsidRDefault="0079366A" w:rsidP="006849F4">
      <w:pPr>
        <w:spacing w:line="360" w:lineRule="auto"/>
        <w:jc w:val="both"/>
      </w:pPr>
    </w:p>
    <w:p w14:paraId="6D233251" w14:textId="30FA7019" w:rsidR="00FF78CE" w:rsidRDefault="009C7C81" w:rsidP="006849F4">
      <w:pPr>
        <w:spacing w:line="360" w:lineRule="auto"/>
        <w:jc w:val="both"/>
      </w:pPr>
      <w:r>
        <w:t xml:space="preserve">The main </w:t>
      </w:r>
      <w:commentRangeStart w:id="34"/>
      <w:commentRangeStart w:id="35"/>
      <w:commentRangeStart w:id="36"/>
      <w:r>
        <w:t xml:space="preserve">dependent variable of interest (Composite </w:t>
      </w:r>
      <w:r w:rsidR="00BD0D3E">
        <w:t>R</w:t>
      </w:r>
      <w:r>
        <w:t xml:space="preserve">eintegration </w:t>
      </w:r>
      <w:r w:rsidR="00BD0D3E">
        <w:t>S</w:t>
      </w:r>
      <w:r>
        <w:t xml:space="preserve">core) is continuous, and I therefore plan to use multiple linear regression. I might also use ANOVA, although regression is preferable to control for the influence of extraneous variables. </w:t>
      </w:r>
    </w:p>
    <w:p w14:paraId="5E0D0205" w14:textId="4641FF2A" w:rsidR="00B55797" w:rsidRDefault="009C7C81" w:rsidP="006849F4">
      <w:pPr>
        <w:spacing w:line="360" w:lineRule="auto"/>
        <w:jc w:val="both"/>
      </w:pPr>
      <w:r>
        <w:tab/>
        <w:t xml:space="preserve">As for the RES questionnaire, I will first check assumptions, including assumptions of normality and linearity. The RSS data </w:t>
      </w:r>
      <w:proofErr w:type="gramStart"/>
      <w:r>
        <w:t>are</w:t>
      </w:r>
      <w:proofErr w:type="gramEnd"/>
      <w:r>
        <w:t xml:space="preserve"> </w:t>
      </w:r>
      <w:proofErr w:type="gramStart"/>
      <w:r>
        <w:t>more messy</w:t>
      </w:r>
      <w:proofErr w:type="gramEnd"/>
      <w:r>
        <w:t xml:space="preserve"> and will require more manipulations than the RES data.</w:t>
      </w:r>
      <w:r w:rsidR="00B55797">
        <w:t xml:space="preserve"> I will also recompute all the weighted scores to check for anomalies.</w:t>
      </w:r>
    </w:p>
    <w:p w14:paraId="2D5B8B5B" w14:textId="39BB35D5" w:rsidR="009C7C81" w:rsidRDefault="009C7C81" w:rsidP="006849F4">
      <w:pPr>
        <w:spacing w:line="360" w:lineRule="auto"/>
        <w:ind w:firstLine="720"/>
        <w:jc w:val="both"/>
      </w:pPr>
      <w:r>
        <w:t>To measure model performance, I’ll use R</w:t>
      </w:r>
      <w:r w:rsidRPr="009C7C81">
        <w:rPr>
          <w:vertAlign w:val="superscript"/>
        </w:rPr>
        <w:t>2</w:t>
      </w:r>
      <w:r>
        <w:t>, which expresses the proportion of the variance that is explained by the predictors.</w:t>
      </w:r>
      <w:commentRangeEnd w:id="34"/>
      <w:r w:rsidR="00D76F77">
        <w:rPr>
          <w:rStyle w:val="CommentReference"/>
        </w:rPr>
        <w:commentReference w:id="34"/>
      </w:r>
      <w:commentRangeEnd w:id="35"/>
      <w:r w:rsidR="00C518C3">
        <w:rPr>
          <w:rStyle w:val="CommentReference"/>
        </w:rPr>
        <w:commentReference w:id="35"/>
      </w:r>
      <w:commentRangeEnd w:id="36"/>
      <w:r w:rsidR="005774F3">
        <w:rPr>
          <w:rStyle w:val="CommentReference"/>
        </w:rPr>
        <w:commentReference w:id="36"/>
      </w:r>
    </w:p>
    <w:p w14:paraId="0790FCA5" w14:textId="77777777" w:rsidR="009C7C81" w:rsidRDefault="009C7C81" w:rsidP="006849F4">
      <w:pPr>
        <w:spacing w:line="360" w:lineRule="auto"/>
        <w:jc w:val="both"/>
      </w:pPr>
    </w:p>
    <w:p w14:paraId="36085461" w14:textId="2009B41C" w:rsidR="009C7C81" w:rsidRPr="00BD0D3E" w:rsidRDefault="009C7C81" w:rsidP="006849F4">
      <w:pPr>
        <w:spacing w:line="360" w:lineRule="auto"/>
        <w:jc w:val="both"/>
        <w:rPr>
          <w:u w:val="single"/>
        </w:rPr>
      </w:pPr>
      <w:r w:rsidRPr="00BD0D3E">
        <w:rPr>
          <w:u w:val="single"/>
        </w:rPr>
        <w:t xml:space="preserve">Model </w:t>
      </w:r>
      <w:r w:rsidR="00BD0D3E">
        <w:rPr>
          <w:u w:val="single"/>
        </w:rPr>
        <w:t>6</w:t>
      </w:r>
      <w:r w:rsidRPr="00BD0D3E">
        <w:rPr>
          <w:u w:val="single"/>
        </w:rPr>
        <w:t xml:space="preserve">: </w:t>
      </w:r>
      <w:r w:rsidR="00BD0D3E" w:rsidRPr="00BD0D3E">
        <w:rPr>
          <w:u w:val="single"/>
        </w:rPr>
        <w:t>Determinants of sustainable reintegration (Composite)</w:t>
      </w:r>
    </w:p>
    <w:p w14:paraId="2CAD2EAB" w14:textId="77777777" w:rsidR="00BD0D3E" w:rsidRDefault="00BD0D3E" w:rsidP="006849F4">
      <w:pPr>
        <w:spacing w:line="360" w:lineRule="auto"/>
        <w:jc w:val="both"/>
      </w:pPr>
    </w:p>
    <w:p w14:paraId="6E392BBC" w14:textId="79B83904" w:rsidR="00BD0D3E" w:rsidRDefault="00BD0D3E" w:rsidP="006849F4">
      <w:pPr>
        <w:spacing w:line="360" w:lineRule="auto"/>
        <w:jc w:val="both"/>
      </w:pPr>
      <w:r>
        <w:t>Dependent variable:</w:t>
      </w:r>
    </w:p>
    <w:p w14:paraId="1001C3B6" w14:textId="53D805B0" w:rsidR="00BD0D3E" w:rsidRPr="00D1047D" w:rsidRDefault="00BD0D3E" w:rsidP="006849F4">
      <w:pPr>
        <w:pStyle w:val="ListParagraph"/>
        <w:numPr>
          <w:ilvl w:val="0"/>
          <w:numId w:val="6"/>
        </w:numPr>
        <w:spacing w:line="360" w:lineRule="auto"/>
        <w:jc w:val="both"/>
        <w:rPr>
          <w:highlight w:val="green"/>
        </w:rPr>
      </w:pPr>
      <w:r w:rsidRPr="00D1047D">
        <w:rPr>
          <w:highlight w:val="green"/>
        </w:rPr>
        <w:t>Composite reintegration score</w:t>
      </w:r>
    </w:p>
    <w:p w14:paraId="5547504F" w14:textId="77777777" w:rsidR="00BD0D3E" w:rsidRDefault="00BD0D3E" w:rsidP="006849F4">
      <w:pPr>
        <w:spacing w:line="360" w:lineRule="auto"/>
        <w:jc w:val="both"/>
      </w:pPr>
    </w:p>
    <w:p w14:paraId="719A74F3" w14:textId="4D857E4B" w:rsidR="00BD0D3E" w:rsidRDefault="00BD0D3E" w:rsidP="006849F4">
      <w:pPr>
        <w:spacing w:line="360" w:lineRule="auto"/>
        <w:jc w:val="both"/>
      </w:pPr>
      <w:r>
        <w:t>Predictor/control variables:</w:t>
      </w:r>
    </w:p>
    <w:p w14:paraId="2727B6B1" w14:textId="457AE59F" w:rsidR="00BD0D3E" w:rsidRPr="006A4889" w:rsidRDefault="00BD0D3E" w:rsidP="006849F4">
      <w:pPr>
        <w:pStyle w:val="ListBullet"/>
        <w:numPr>
          <w:ilvl w:val="0"/>
          <w:numId w:val="6"/>
        </w:numPr>
        <w:spacing w:line="360" w:lineRule="auto"/>
        <w:jc w:val="both"/>
        <w:rPr>
          <w:strike/>
          <w:highlight w:val="yellow"/>
        </w:rPr>
      </w:pPr>
      <w:r w:rsidRPr="006A4889">
        <w:rPr>
          <w:strike/>
          <w:highlight w:val="yellow"/>
        </w:rPr>
        <w:t xml:space="preserve">Assistance reçue, </w:t>
      </w:r>
      <w:proofErr w:type="spellStart"/>
      <w:r w:rsidRPr="006A4889">
        <w:rPr>
          <w:strike/>
          <w:highlight w:val="yellow"/>
        </w:rPr>
        <w:t>composée</w:t>
      </w:r>
      <w:proofErr w:type="spellEnd"/>
      <w:r w:rsidRPr="006A4889">
        <w:rPr>
          <w:strike/>
          <w:highlight w:val="yellow"/>
        </w:rPr>
        <w:t xml:space="preserve"> de:</w:t>
      </w:r>
    </w:p>
    <w:p w14:paraId="67160ABB" w14:textId="3B481B7E" w:rsidR="00BD0D3E" w:rsidRPr="006A4889" w:rsidRDefault="00BD0D3E" w:rsidP="006849F4">
      <w:pPr>
        <w:pStyle w:val="ListBullet"/>
        <w:numPr>
          <w:ilvl w:val="1"/>
          <w:numId w:val="6"/>
        </w:numPr>
        <w:spacing w:line="360" w:lineRule="auto"/>
        <w:jc w:val="both"/>
        <w:rPr>
          <w:strike/>
          <w:highlight w:val="yellow"/>
        </w:rPr>
      </w:pPr>
      <w:r w:rsidRPr="006A4889">
        <w:rPr>
          <w:strike/>
          <w:highlight w:val="yellow"/>
        </w:rPr>
        <w:t>Counselling</w:t>
      </w:r>
    </w:p>
    <w:p w14:paraId="13530BA8" w14:textId="77777777" w:rsidR="00BD0D3E" w:rsidRPr="006A4889" w:rsidRDefault="00BD0D3E" w:rsidP="006849F4">
      <w:pPr>
        <w:pStyle w:val="ListBullet"/>
        <w:numPr>
          <w:ilvl w:val="1"/>
          <w:numId w:val="6"/>
        </w:numPr>
        <w:spacing w:line="360" w:lineRule="auto"/>
        <w:jc w:val="both"/>
        <w:rPr>
          <w:strike/>
          <w:highlight w:val="yellow"/>
        </w:rPr>
      </w:pPr>
      <w:r w:rsidRPr="006A4889">
        <w:rPr>
          <w:strike/>
          <w:highlight w:val="yellow"/>
        </w:rPr>
        <w:t>economic support</w:t>
      </w:r>
    </w:p>
    <w:p w14:paraId="3C790A5B" w14:textId="77777777" w:rsidR="00BD0D3E" w:rsidRPr="006A4889" w:rsidRDefault="00BD0D3E" w:rsidP="006849F4">
      <w:pPr>
        <w:pStyle w:val="ListBullet"/>
        <w:numPr>
          <w:ilvl w:val="1"/>
          <w:numId w:val="6"/>
        </w:numPr>
        <w:spacing w:line="360" w:lineRule="auto"/>
        <w:jc w:val="both"/>
        <w:rPr>
          <w:strike/>
          <w:highlight w:val="yellow"/>
        </w:rPr>
      </w:pPr>
      <w:r w:rsidRPr="006A4889">
        <w:rPr>
          <w:strike/>
          <w:highlight w:val="yellow"/>
        </w:rPr>
        <w:t>financial services</w:t>
      </w:r>
    </w:p>
    <w:p w14:paraId="2533AE9C" w14:textId="77777777" w:rsidR="00BD0D3E" w:rsidRPr="006A4889" w:rsidRDefault="00BD0D3E" w:rsidP="006849F4">
      <w:pPr>
        <w:pStyle w:val="ListBullet"/>
        <w:numPr>
          <w:ilvl w:val="1"/>
          <w:numId w:val="6"/>
        </w:numPr>
        <w:spacing w:line="360" w:lineRule="auto"/>
        <w:jc w:val="both"/>
        <w:rPr>
          <w:strike/>
          <w:highlight w:val="yellow"/>
        </w:rPr>
      </w:pPr>
      <w:r w:rsidRPr="006A4889">
        <w:rPr>
          <w:strike/>
          <w:highlight w:val="yellow"/>
        </w:rPr>
        <w:lastRenderedPageBreak/>
        <w:t>job placement</w:t>
      </w:r>
    </w:p>
    <w:p w14:paraId="0261AF74" w14:textId="77777777" w:rsidR="00BD0D3E" w:rsidRPr="006A4889" w:rsidRDefault="00BD0D3E" w:rsidP="006849F4">
      <w:pPr>
        <w:pStyle w:val="ListBullet"/>
        <w:numPr>
          <w:ilvl w:val="1"/>
          <w:numId w:val="6"/>
        </w:numPr>
        <w:spacing w:line="360" w:lineRule="auto"/>
        <w:jc w:val="both"/>
        <w:rPr>
          <w:strike/>
          <w:highlight w:val="yellow"/>
        </w:rPr>
      </w:pPr>
      <w:r w:rsidRPr="006A4889">
        <w:rPr>
          <w:strike/>
          <w:highlight w:val="yellow"/>
        </w:rPr>
        <w:t>microbusiness</w:t>
      </w:r>
    </w:p>
    <w:p w14:paraId="29618602" w14:textId="0B96899D" w:rsidR="00BD0D3E" w:rsidRPr="006A4889" w:rsidRDefault="00BD0D3E" w:rsidP="006849F4">
      <w:pPr>
        <w:pStyle w:val="ListBullet"/>
        <w:numPr>
          <w:ilvl w:val="1"/>
          <w:numId w:val="6"/>
        </w:numPr>
        <w:spacing w:line="360" w:lineRule="auto"/>
        <w:jc w:val="both"/>
        <w:rPr>
          <w:ins w:id="37" w:author="BERTHET-VALDOIS Julie" w:date="2023-06-14T16:10:00Z"/>
          <w:strike/>
          <w:highlight w:val="yellow"/>
        </w:rPr>
      </w:pPr>
      <w:r w:rsidRPr="006A4889">
        <w:rPr>
          <w:strike/>
          <w:highlight w:val="yellow"/>
        </w:rPr>
        <w:t>training</w:t>
      </w:r>
    </w:p>
    <w:p w14:paraId="292A0821" w14:textId="68B6FDF9" w:rsidR="00DD149B" w:rsidRPr="006A4889" w:rsidDel="00DD149B" w:rsidRDefault="00DD149B" w:rsidP="000E3C6E">
      <w:pPr>
        <w:pStyle w:val="ListBullet"/>
        <w:numPr>
          <w:ilvl w:val="2"/>
          <w:numId w:val="6"/>
        </w:numPr>
        <w:spacing w:line="360" w:lineRule="auto"/>
        <w:jc w:val="both"/>
        <w:rPr>
          <w:del w:id="38" w:author="BERTHET-VALDOIS Julie" w:date="2023-06-14T16:10:00Z"/>
          <w:strike/>
          <w:highlight w:val="yellow"/>
        </w:rPr>
      </w:pPr>
      <w:ins w:id="39" w:author="BERTHET-VALDOIS Julie" w:date="2023-06-14T16:10:00Z">
        <w:r w:rsidRPr="006A4889">
          <w:rPr>
            <w:strike/>
            <w:highlight w:val="yellow"/>
          </w:rPr>
          <w:t>training duration computed</w:t>
        </w:r>
      </w:ins>
      <w:ins w:id="40" w:author="BERTHET-VALDOIS Julie" w:date="2023-06-14T16:11:00Z">
        <w:r w:rsidRPr="006A4889">
          <w:rPr>
            <w:strike/>
            <w:highlight w:val="yellow"/>
          </w:rPr>
          <w:t xml:space="preserve"> from training </w:t>
        </w:r>
        <w:r w:rsidR="000E3C6E" w:rsidRPr="006A4889">
          <w:rPr>
            <w:strike/>
            <w:highlight w:val="yellow"/>
          </w:rPr>
          <w:t>start date/end date</w:t>
        </w:r>
      </w:ins>
      <w:ins w:id="41" w:author="BERTHET-VALDOIS Julie" w:date="2023-06-14T16:10:00Z">
        <w:r w:rsidRPr="006A4889">
          <w:rPr>
            <w:strike/>
            <w:highlight w:val="yellow"/>
          </w:rPr>
          <w:t xml:space="preserve"> </w:t>
        </w:r>
      </w:ins>
    </w:p>
    <w:p w14:paraId="7622624D" w14:textId="77777777" w:rsidR="00BD0D3E" w:rsidRPr="006A4889" w:rsidRDefault="00BD0D3E" w:rsidP="006849F4">
      <w:pPr>
        <w:pStyle w:val="ListBullet"/>
        <w:numPr>
          <w:ilvl w:val="1"/>
          <w:numId w:val="6"/>
        </w:numPr>
        <w:spacing w:line="360" w:lineRule="auto"/>
        <w:jc w:val="both"/>
        <w:rPr>
          <w:strike/>
          <w:highlight w:val="yellow"/>
        </w:rPr>
      </w:pPr>
      <w:r w:rsidRPr="006A4889">
        <w:rPr>
          <w:strike/>
          <w:highlight w:val="yellow"/>
        </w:rPr>
        <w:t>social support</w:t>
      </w:r>
    </w:p>
    <w:p w14:paraId="2386FA74" w14:textId="77777777" w:rsidR="00BD0D3E" w:rsidRPr="006A4889" w:rsidRDefault="00BD0D3E" w:rsidP="006849F4">
      <w:pPr>
        <w:pStyle w:val="ListBullet"/>
        <w:numPr>
          <w:ilvl w:val="1"/>
          <w:numId w:val="6"/>
        </w:numPr>
        <w:spacing w:line="360" w:lineRule="auto"/>
        <w:jc w:val="both"/>
        <w:rPr>
          <w:strike/>
          <w:highlight w:val="yellow"/>
        </w:rPr>
      </w:pPr>
      <w:r w:rsidRPr="006A4889">
        <w:rPr>
          <w:strike/>
          <w:highlight w:val="yellow"/>
        </w:rPr>
        <w:t>childcare</w:t>
      </w:r>
    </w:p>
    <w:p w14:paraId="4280B28E" w14:textId="77777777" w:rsidR="00BD0D3E" w:rsidRPr="006A4889" w:rsidRDefault="00BD0D3E" w:rsidP="006849F4">
      <w:pPr>
        <w:pStyle w:val="ListBullet"/>
        <w:numPr>
          <w:ilvl w:val="1"/>
          <w:numId w:val="6"/>
        </w:numPr>
        <w:spacing w:line="360" w:lineRule="auto"/>
        <w:jc w:val="both"/>
        <w:rPr>
          <w:strike/>
          <w:highlight w:val="yellow"/>
        </w:rPr>
      </w:pPr>
      <w:r w:rsidRPr="006A4889">
        <w:rPr>
          <w:strike/>
          <w:highlight w:val="yellow"/>
        </w:rPr>
        <w:t>education</w:t>
      </w:r>
    </w:p>
    <w:p w14:paraId="4AC79C03" w14:textId="77777777" w:rsidR="00BD0D3E" w:rsidRPr="006A4889" w:rsidRDefault="00BD0D3E" w:rsidP="006849F4">
      <w:pPr>
        <w:pStyle w:val="ListBullet"/>
        <w:numPr>
          <w:ilvl w:val="1"/>
          <w:numId w:val="6"/>
        </w:numPr>
        <w:spacing w:line="360" w:lineRule="auto"/>
        <w:jc w:val="both"/>
        <w:rPr>
          <w:strike/>
          <w:highlight w:val="yellow"/>
        </w:rPr>
      </w:pPr>
      <w:r w:rsidRPr="006A4889">
        <w:rPr>
          <w:strike/>
          <w:highlight w:val="yellow"/>
        </w:rPr>
        <w:t>housing</w:t>
      </w:r>
    </w:p>
    <w:p w14:paraId="7EAAC444" w14:textId="77777777" w:rsidR="00BD0D3E" w:rsidRPr="006A4889" w:rsidRDefault="00BD0D3E" w:rsidP="006849F4">
      <w:pPr>
        <w:pStyle w:val="ListBullet"/>
        <w:numPr>
          <w:ilvl w:val="1"/>
          <w:numId w:val="6"/>
        </w:numPr>
        <w:spacing w:line="360" w:lineRule="auto"/>
        <w:jc w:val="both"/>
        <w:rPr>
          <w:strike/>
          <w:highlight w:val="yellow"/>
        </w:rPr>
      </w:pPr>
      <w:r w:rsidRPr="006A4889">
        <w:rPr>
          <w:strike/>
          <w:highlight w:val="yellow"/>
        </w:rPr>
        <w:t>legal services</w:t>
      </w:r>
    </w:p>
    <w:p w14:paraId="295745EE" w14:textId="77777777" w:rsidR="00BD0D3E" w:rsidRPr="006A4889" w:rsidRDefault="00BD0D3E" w:rsidP="006849F4">
      <w:pPr>
        <w:pStyle w:val="ListBullet"/>
        <w:numPr>
          <w:ilvl w:val="1"/>
          <w:numId w:val="6"/>
        </w:numPr>
        <w:spacing w:line="360" w:lineRule="auto"/>
        <w:jc w:val="both"/>
        <w:rPr>
          <w:strike/>
          <w:highlight w:val="yellow"/>
        </w:rPr>
      </w:pPr>
      <w:r w:rsidRPr="006A4889">
        <w:rPr>
          <w:strike/>
          <w:highlight w:val="yellow"/>
        </w:rPr>
        <w:t>material assistance</w:t>
      </w:r>
    </w:p>
    <w:p w14:paraId="1048A0BA" w14:textId="77777777" w:rsidR="00BD0D3E" w:rsidRPr="006A4889" w:rsidRDefault="00BD0D3E" w:rsidP="006849F4">
      <w:pPr>
        <w:pStyle w:val="ListBullet"/>
        <w:numPr>
          <w:ilvl w:val="1"/>
          <w:numId w:val="6"/>
        </w:numPr>
        <w:spacing w:line="360" w:lineRule="auto"/>
        <w:jc w:val="both"/>
        <w:rPr>
          <w:strike/>
          <w:highlight w:val="yellow"/>
        </w:rPr>
      </w:pPr>
      <w:r w:rsidRPr="006A4889">
        <w:rPr>
          <w:strike/>
          <w:highlight w:val="yellow"/>
        </w:rPr>
        <w:t>medical support</w:t>
      </w:r>
    </w:p>
    <w:p w14:paraId="0A692601" w14:textId="01242AA7" w:rsidR="00BD0D3E" w:rsidRPr="006A4889" w:rsidRDefault="00BD0D3E" w:rsidP="006849F4">
      <w:pPr>
        <w:pStyle w:val="ListBullet"/>
        <w:numPr>
          <w:ilvl w:val="1"/>
          <w:numId w:val="6"/>
        </w:numPr>
        <w:spacing w:line="360" w:lineRule="auto"/>
        <w:jc w:val="both"/>
        <w:rPr>
          <w:ins w:id="42" w:author="BERTHET-VALDOIS Julie" w:date="2023-06-12T17:37:00Z"/>
          <w:strike/>
          <w:highlight w:val="yellow"/>
        </w:rPr>
      </w:pPr>
      <w:r w:rsidRPr="006A4889">
        <w:rPr>
          <w:strike/>
          <w:highlight w:val="yellow"/>
        </w:rPr>
        <w:t xml:space="preserve">social </w:t>
      </w:r>
      <w:del w:id="43" w:author="BERTHET-VALDOIS Julie" w:date="2023-06-12T17:37:00Z">
        <w:r w:rsidRPr="006A4889" w:rsidDel="009E47F6">
          <w:rPr>
            <w:strike/>
            <w:highlight w:val="yellow"/>
          </w:rPr>
          <w:delText xml:space="preserve">and psychosocial </w:delText>
        </w:r>
      </w:del>
      <w:r w:rsidRPr="006A4889">
        <w:rPr>
          <w:strike/>
          <w:highlight w:val="yellow"/>
        </w:rPr>
        <w:t>protection</w:t>
      </w:r>
    </w:p>
    <w:p w14:paraId="0390235C" w14:textId="28E89B28" w:rsidR="00AE7388" w:rsidRPr="006A4889" w:rsidRDefault="00AE7388" w:rsidP="006849F4">
      <w:pPr>
        <w:pStyle w:val="ListBullet"/>
        <w:numPr>
          <w:ilvl w:val="1"/>
          <w:numId w:val="6"/>
        </w:numPr>
        <w:spacing w:line="360" w:lineRule="auto"/>
        <w:jc w:val="both"/>
        <w:rPr>
          <w:strike/>
          <w:highlight w:val="yellow"/>
        </w:rPr>
      </w:pPr>
      <w:ins w:id="44" w:author="BERTHET-VALDOIS Julie" w:date="2023-06-12T17:37:00Z">
        <w:r w:rsidRPr="006A4889">
          <w:rPr>
            <w:strike/>
            <w:highlight w:val="yellow"/>
          </w:rPr>
          <w:t xml:space="preserve">psychosocial </w:t>
        </w:r>
      </w:ins>
      <w:ins w:id="45" w:author="BERTHET-VALDOIS Julie" w:date="2023-06-12T17:38:00Z">
        <w:r w:rsidR="00295E46" w:rsidRPr="006A4889">
          <w:rPr>
            <w:strike/>
            <w:highlight w:val="yellow"/>
          </w:rPr>
          <w:t>support</w:t>
        </w:r>
      </w:ins>
    </w:p>
    <w:p w14:paraId="47671B56" w14:textId="77777777" w:rsidR="00B40EE6" w:rsidRPr="00AD2032" w:rsidRDefault="00B40EE6" w:rsidP="00B40EE6">
      <w:pPr>
        <w:pStyle w:val="ListParagraph"/>
        <w:numPr>
          <w:ilvl w:val="0"/>
          <w:numId w:val="6"/>
        </w:numPr>
        <w:spacing w:line="360" w:lineRule="auto"/>
        <w:jc w:val="both"/>
        <w:rPr>
          <w:ins w:id="46" w:author="BERTHET-VALDOIS Julie" w:date="2023-06-14T15:45:00Z"/>
          <w:strike/>
          <w:highlight w:val="green"/>
        </w:rPr>
      </w:pPr>
      <w:ins w:id="47" w:author="BERTHET-VALDOIS Julie" w:date="2023-06-14T15:45:00Z">
        <w:r w:rsidRPr="00AD2032">
          <w:rPr>
            <w:strike/>
            <w:highlight w:val="green"/>
          </w:rPr>
          <w:t>"</w:t>
        </w:r>
        <w:proofErr w:type="spellStart"/>
        <w:r w:rsidRPr="00AD2032">
          <w:rPr>
            <w:strike/>
            <w:highlight w:val="green"/>
          </w:rPr>
          <w:t>Sexe</w:t>
        </w:r>
        <w:proofErr w:type="spellEnd"/>
        <w:r w:rsidRPr="00AD2032">
          <w:rPr>
            <w:strike/>
            <w:highlight w:val="green"/>
          </w:rPr>
          <w:t>",</w:t>
        </w:r>
      </w:ins>
    </w:p>
    <w:p w14:paraId="59907F58" w14:textId="4E51DDB4" w:rsidR="00B40EE6" w:rsidRPr="00AD2032" w:rsidRDefault="00B40EE6" w:rsidP="00B40EE6">
      <w:pPr>
        <w:pStyle w:val="ListParagraph"/>
        <w:numPr>
          <w:ilvl w:val="0"/>
          <w:numId w:val="6"/>
        </w:numPr>
        <w:spacing w:line="360" w:lineRule="auto"/>
        <w:jc w:val="both"/>
        <w:rPr>
          <w:ins w:id="48" w:author="BERTHET-VALDOIS Julie" w:date="2023-06-14T15:45:00Z"/>
          <w:strike/>
          <w:highlight w:val="green"/>
          <w:lang w:val="fr-FR"/>
        </w:rPr>
      </w:pPr>
      <w:ins w:id="49" w:author="BERTHET-VALDOIS Julie" w:date="2023-06-14T15:45:00Z">
        <w:r w:rsidRPr="00AD2032">
          <w:rPr>
            <w:strike/>
            <w:highlight w:val="green"/>
            <w:lang w:val="fr-FR"/>
          </w:rPr>
          <w:t>"Age",</w:t>
        </w:r>
      </w:ins>
    </w:p>
    <w:p w14:paraId="1772294A" w14:textId="77777777" w:rsidR="00B40EE6" w:rsidRPr="00AD2032" w:rsidRDefault="00B40EE6" w:rsidP="00B40EE6">
      <w:pPr>
        <w:pStyle w:val="ListParagraph"/>
        <w:numPr>
          <w:ilvl w:val="0"/>
          <w:numId w:val="6"/>
        </w:numPr>
        <w:spacing w:line="360" w:lineRule="auto"/>
        <w:jc w:val="both"/>
        <w:rPr>
          <w:ins w:id="50" w:author="BERTHET-VALDOIS Julie" w:date="2023-06-14T15:45:00Z"/>
          <w:strike/>
          <w:highlight w:val="green"/>
          <w:lang w:val="fr-FR"/>
        </w:rPr>
      </w:pPr>
      <w:ins w:id="51" w:author="BERTHET-VALDOIS Julie" w:date="2023-06-14T15:45:00Z">
        <w:r w:rsidRPr="00AD2032">
          <w:rPr>
            <w:strike/>
            <w:highlight w:val="green"/>
            <w:lang w:val="fr-FR"/>
          </w:rPr>
          <w:t>"Durée de l’absence du pays d’origine   Mettre 0 si moins d'un an",</w:t>
        </w:r>
      </w:ins>
    </w:p>
    <w:p w14:paraId="7CFC71A1" w14:textId="60AB0264" w:rsidR="005E7719" w:rsidRPr="00AD2032" w:rsidRDefault="005E7719" w:rsidP="005E7719">
      <w:pPr>
        <w:pStyle w:val="ListParagraph"/>
        <w:numPr>
          <w:ilvl w:val="0"/>
          <w:numId w:val="6"/>
        </w:numPr>
        <w:spacing w:line="360" w:lineRule="auto"/>
        <w:jc w:val="both"/>
        <w:rPr>
          <w:ins w:id="52" w:author="BERTHET-VALDOIS Julie" w:date="2023-06-14T15:46:00Z"/>
          <w:strike/>
          <w:highlight w:val="green"/>
          <w:lang w:val="fr-FR"/>
        </w:rPr>
      </w:pPr>
      <w:ins w:id="53" w:author="BERTHET-VALDOIS Julie" w:date="2023-06-14T15:46:00Z">
        <w:r w:rsidRPr="00AD2032">
          <w:rPr>
            <w:strike/>
            <w:highlight w:val="green"/>
            <w:lang w:val="fr-FR"/>
          </w:rPr>
          <w:t>"Pays de retour :",</w:t>
        </w:r>
      </w:ins>
    </w:p>
    <w:p w14:paraId="7740C1EF" w14:textId="75EE9746" w:rsidR="00BD0D3E" w:rsidRPr="00AD2032" w:rsidDel="00F86BBE" w:rsidRDefault="00BD0D3E" w:rsidP="006849F4">
      <w:pPr>
        <w:pStyle w:val="ListBullet"/>
        <w:numPr>
          <w:ilvl w:val="0"/>
          <w:numId w:val="6"/>
        </w:numPr>
        <w:spacing w:line="360" w:lineRule="auto"/>
        <w:jc w:val="both"/>
        <w:rPr>
          <w:del w:id="54" w:author="BERTHET-VALDOIS Julie" w:date="2023-06-14T15:56:00Z"/>
          <w:strike/>
        </w:rPr>
      </w:pPr>
      <w:commentRangeStart w:id="55"/>
      <w:del w:id="56" w:author="BERTHET-VALDOIS Julie" w:date="2023-06-14T15:56:00Z">
        <w:r w:rsidRPr="00AD2032" w:rsidDel="00F86BBE">
          <w:rPr>
            <w:strike/>
          </w:rPr>
          <w:delText>date</w:delText>
        </w:r>
      </w:del>
      <w:commentRangeEnd w:id="55"/>
      <w:r w:rsidR="00F86BBE" w:rsidRPr="00AD2032">
        <w:rPr>
          <w:rStyle w:val="CommentReference"/>
          <w:strike/>
        </w:rPr>
        <w:commentReference w:id="55"/>
      </w:r>
      <w:del w:id="57" w:author="BERTHET-VALDOIS Julie" w:date="2023-06-14T15:56:00Z">
        <w:r w:rsidRPr="00AD2032" w:rsidDel="00F86BBE">
          <w:rPr>
            <w:strike/>
          </w:rPr>
          <w:delText xml:space="preserve"> de retour</w:delText>
        </w:r>
      </w:del>
    </w:p>
    <w:p w14:paraId="76E03C55" w14:textId="79EB9172" w:rsidR="00BD0D3E" w:rsidRPr="00AD2032" w:rsidRDefault="00BD0D3E" w:rsidP="00F86BBE">
      <w:pPr>
        <w:pStyle w:val="ListParagraph"/>
        <w:numPr>
          <w:ilvl w:val="0"/>
          <w:numId w:val="6"/>
        </w:numPr>
        <w:spacing w:line="360" w:lineRule="auto"/>
        <w:jc w:val="both"/>
        <w:rPr>
          <w:strike/>
          <w:highlight w:val="green"/>
          <w:lang w:val="fr-FR"/>
        </w:rPr>
      </w:pPr>
      <w:r w:rsidRPr="00AD2032">
        <w:rPr>
          <w:strike/>
          <w:lang w:val="fr-FR"/>
        </w:rPr>
        <w:t>pays d’origine</w:t>
      </w:r>
      <w:ins w:id="58" w:author="BERTHET-VALDOIS Julie" w:date="2023-06-14T15:45:00Z">
        <w:r w:rsidR="00AE7FBD" w:rsidRPr="00AD2032">
          <w:rPr>
            <w:strike/>
            <w:lang w:val="fr-FR"/>
          </w:rPr>
          <w:t xml:space="preserve"> =&gt;"</w:t>
        </w:r>
        <w:r w:rsidR="00AE7FBD" w:rsidRPr="00AD2032">
          <w:rPr>
            <w:strike/>
            <w:highlight w:val="green"/>
            <w:lang w:val="fr-FR"/>
          </w:rPr>
          <w:t>Mission OIM" dans la base</w:t>
        </w:r>
      </w:ins>
      <w:ins w:id="59" w:author="BERTHET-VALDOIS Julie" w:date="2023-06-14T15:50:00Z">
        <w:r w:rsidR="00E628CD" w:rsidRPr="00AD2032">
          <w:rPr>
            <w:strike/>
            <w:highlight w:val="green"/>
            <w:lang w:val="fr-FR"/>
          </w:rPr>
          <w:t xml:space="preserve"> </w:t>
        </w:r>
        <w:proofErr w:type="spellStart"/>
        <w:r w:rsidR="00E628CD" w:rsidRPr="00AD2032">
          <w:rPr>
            <w:strike/>
            <w:highlight w:val="green"/>
            <w:lang w:val="fr-FR"/>
          </w:rPr>
          <w:t>kobo</w:t>
        </w:r>
      </w:ins>
      <w:proofErr w:type="spellEnd"/>
    </w:p>
    <w:p w14:paraId="487BC8CF" w14:textId="2AF6BCFB" w:rsidR="00FE15DC" w:rsidRPr="006A4889" w:rsidRDefault="00C61117" w:rsidP="006849F4">
      <w:pPr>
        <w:pStyle w:val="ListBullet"/>
        <w:numPr>
          <w:ilvl w:val="0"/>
          <w:numId w:val="6"/>
        </w:numPr>
        <w:spacing w:line="360" w:lineRule="auto"/>
        <w:jc w:val="both"/>
        <w:rPr>
          <w:ins w:id="60" w:author="BERTHET-VALDOIS Julie" w:date="2023-06-14T15:46:00Z"/>
          <w:strike/>
          <w:highlight w:val="yellow"/>
          <w:lang w:val="fr-FR"/>
        </w:rPr>
      </w:pPr>
      <w:r w:rsidRPr="006A4889">
        <w:rPr>
          <w:strike/>
          <w:highlight w:val="yellow"/>
          <w:lang w:val="fr-FR"/>
        </w:rPr>
        <w:t xml:space="preserve">vulnérabilités </w:t>
      </w:r>
      <w:proofErr w:type="gramStart"/>
      <w:r w:rsidRPr="006A4889">
        <w:rPr>
          <w:strike/>
          <w:highlight w:val="yellow"/>
          <w:lang w:val="fr-FR"/>
        </w:rPr>
        <w:t>( 3</w:t>
      </w:r>
      <w:proofErr w:type="gramEnd"/>
      <w:r w:rsidRPr="006A4889">
        <w:rPr>
          <w:strike/>
          <w:highlight w:val="yellow"/>
          <w:lang w:val="fr-FR"/>
        </w:rPr>
        <w:t xml:space="preserve"> variables distinctes: </w:t>
      </w:r>
      <w:proofErr w:type="spellStart"/>
      <w:r w:rsidRPr="006A4889">
        <w:rPr>
          <w:strike/>
          <w:highlight w:val="yellow"/>
          <w:lang w:val="fr-FR"/>
        </w:rPr>
        <w:t>VoTs</w:t>
      </w:r>
      <w:proofErr w:type="spellEnd"/>
      <w:r w:rsidRPr="006A4889">
        <w:rPr>
          <w:strike/>
          <w:highlight w:val="yellow"/>
          <w:lang w:val="fr-FR"/>
        </w:rPr>
        <w:t xml:space="preserve">, </w:t>
      </w:r>
      <w:proofErr w:type="spellStart"/>
      <w:r w:rsidRPr="006A4889">
        <w:rPr>
          <w:strike/>
          <w:highlight w:val="yellow"/>
          <w:lang w:val="fr-FR"/>
        </w:rPr>
        <w:t>UMINIR</w:t>
      </w:r>
      <w:proofErr w:type="spellEnd"/>
      <w:r w:rsidRPr="006A4889">
        <w:rPr>
          <w:strike/>
          <w:highlight w:val="yellow"/>
          <w:lang w:val="fr-FR"/>
        </w:rPr>
        <w:t xml:space="preserve">, </w:t>
      </w:r>
      <w:proofErr w:type="spellStart"/>
      <w:r w:rsidRPr="006A4889">
        <w:rPr>
          <w:strike/>
          <w:highlight w:val="yellow"/>
          <w:lang w:val="fr-FR"/>
        </w:rPr>
        <w:t>Healthcondition</w:t>
      </w:r>
      <w:proofErr w:type="spellEnd"/>
      <w:r w:rsidRPr="006A4889">
        <w:rPr>
          <w:strike/>
          <w:highlight w:val="yellow"/>
          <w:lang w:val="fr-FR"/>
        </w:rPr>
        <w:t>)</w:t>
      </w:r>
    </w:p>
    <w:p w14:paraId="24D7F560" w14:textId="4DB3CECD" w:rsidR="00BD0D3E" w:rsidRPr="006A4889" w:rsidDel="00297FF3" w:rsidRDefault="00BD0D3E" w:rsidP="006849F4">
      <w:pPr>
        <w:pStyle w:val="ListBullet"/>
        <w:numPr>
          <w:ilvl w:val="0"/>
          <w:numId w:val="6"/>
        </w:numPr>
        <w:spacing w:line="360" w:lineRule="auto"/>
        <w:jc w:val="both"/>
        <w:rPr>
          <w:del w:id="61" w:author="BERTHET-VALDOIS Julie" w:date="2023-06-14T16:16:00Z"/>
          <w:strike/>
          <w:highlight w:val="red"/>
        </w:rPr>
      </w:pPr>
      <w:del w:id="62" w:author="BERTHET-VALDOIS Julie" w:date="2023-06-14T16:16:00Z">
        <w:r w:rsidRPr="006A4889" w:rsidDel="00297FF3">
          <w:rPr>
            <w:strike/>
            <w:highlight w:val="red"/>
          </w:rPr>
          <w:delText xml:space="preserve">type </w:delText>
        </w:r>
        <w:commentRangeStart w:id="63"/>
        <w:r w:rsidRPr="006A4889" w:rsidDel="00297FF3">
          <w:rPr>
            <w:strike/>
            <w:highlight w:val="red"/>
          </w:rPr>
          <w:delText>d’activite</w:delText>
        </w:r>
      </w:del>
      <w:commentRangeEnd w:id="63"/>
      <w:r w:rsidR="00297FF3" w:rsidRPr="006A4889">
        <w:rPr>
          <w:rStyle w:val="CommentReference"/>
          <w:strike/>
        </w:rPr>
        <w:commentReference w:id="63"/>
      </w:r>
    </w:p>
    <w:p w14:paraId="1377BC61" w14:textId="66A7820A" w:rsidR="00BD0D3E" w:rsidRPr="006A4889" w:rsidDel="00297FF3" w:rsidRDefault="00BD0D3E" w:rsidP="006849F4">
      <w:pPr>
        <w:pStyle w:val="ListBullet"/>
        <w:numPr>
          <w:ilvl w:val="0"/>
          <w:numId w:val="6"/>
        </w:numPr>
        <w:spacing w:line="360" w:lineRule="auto"/>
        <w:jc w:val="both"/>
        <w:rPr>
          <w:del w:id="64" w:author="BERTHET-VALDOIS Julie" w:date="2023-06-14T16:16:00Z"/>
          <w:strike/>
          <w:highlight w:val="red"/>
        </w:rPr>
      </w:pPr>
      <w:commentRangeStart w:id="65"/>
      <w:del w:id="66" w:author="BERTHET-VALDOIS Julie" w:date="2023-06-14T16:16:00Z">
        <w:r w:rsidRPr="006A4889" w:rsidDel="00297FF3">
          <w:rPr>
            <w:strike/>
            <w:highlight w:val="red"/>
          </w:rPr>
          <w:delText>niveau d’education</w:delText>
        </w:r>
      </w:del>
      <w:commentRangeEnd w:id="65"/>
      <w:r w:rsidR="002A0BF9" w:rsidRPr="006A4889">
        <w:rPr>
          <w:rStyle w:val="CommentReference"/>
          <w:strike/>
        </w:rPr>
        <w:commentReference w:id="65"/>
      </w:r>
    </w:p>
    <w:p w14:paraId="5DF9583A" w14:textId="7C2C7DF7" w:rsidR="00BD0D3E" w:rsidRPr="006A4889" w:rsidRDefault="00BD0D3E" w:rsidP="006849F4">
      <w:pPr>
        <w:pStyle w:val="ListBullet"/>
        <w:numPr>
          <w:ilvl w:val="0"/>
          <w:numId w:val="6"/>
        </w:numPr>
        <w:spacing w:line="360" w:lineRule="auto"/>
        <w:jc w:val="both"/>
        <w:rPr>
          <w:ins w:id="67" w:author="BERTHET-VALDOIS Julie" w:date="2023-06-14T15:49:00Z"/>
          <w:strike/>
        </w:rPr>
      </w:pPr>
      <w:del w:id="68" w:author="BERTHET-VALDOIS Julie" w:date="2023-06-14T16:11:00Z">
        <w:r w:rsidRPr="006A4889" w:rsidDel="000E3C6E">
          <w:rPr>
            <w:strike/>
          </w:rPr>
          <w:delText xml:space="preserve">formation </w:delText>
        </w:r>
        <w:commentRangeStart w:id="69"/>
        <w:r w:rsidRPr="006A4889" w:rsidDel="000E3C6E">
          <w:rPr>
            <w:strike/>
          </w:rPr>
          <w:delText>reçue</w:delText>
        </w:r>
      </w:del>
      <w:commentRangeEnd w:id="69"/>
      <w:r w:rsidR="000E3C6E" w:rsidRPr="006A4889">
        <w:rPr>
          <w:rStyle w:val="CommentReference"/>
          <w:strike/>
        </w:rPr>
        <w:commentReference w:id="69"/>
      </w:r>
    </w:p>
    <w:p w14:paraId="6D7A9D8F" w14:textId="41500762" w:rsidR="00BD0D3E" w:rsidRPr="006A4889" w:rsidRDefault="000F72C4" w:rsidP="006849F4">
      <w:pPr>
        <w:pStyle w:val="ListBullet"/>
        <w:numPr>
          <w:ilvl w:val="0"/>
          <w:numId w:val="6"/>
        </w:numPr>
        <w:spacing w:line="360" w:lineRule="auto"/>
        <w:jc w:val="both"/>
        <w:rPr>
          <w:strike/>
          <w:highlight w:val="yellow"/>
        </w:rPr>
      </w:pPr>
      <w:ins w:id="70" w:author="BERTHET-VALDOIS Julie" w:date="2023-06-14T16:01:00Z">
        <w:r w:rsidRPr="006A4889">
          <w:rPr>
            <w:strike/>
            <w:highlight w:val="yellow"/>
          </w:rPr>
          <w:t>micro</w:t>
        </w:r>
      </w:ins>
      <w:r w:rsidR="00BD0D3E" w:rsidRPr="006A4889">
        <w:rPr>
          <w:strike/>
          <w:highlight w:val="yellow"/>
        </w:rPr>
        <w:t>business level</w:t>
      </w:r>
    </w:p>
    <w:p w14:paraId="784B6D3E" w14:textId="77777777" w:rsidR="00BD0D3E" w:rsidRPr="006A4889" w:rsidRDefault="00BD0D3E" w:rsidP="006849F4">
      <w:pPr>
        <w:pStyle w:val="ListBullet"/>
        <w:numPr>
          <w:ilvl w:val="0"/>
          <w:numId w:val="6"/>
        </w:numPr>
        <w:spacing w:line="360" w:lineRule="auto"/>
        <w:jc w:val="both"/>
        <w:rPr>
          <w:strike/>
          <w:highlight w:val="yellow"/>
        </w:rPr>
      </w:pPr>
      <w:r w:rsidRPr="006A4889">
        <w:rPr>
          <w:strike/>
          <w:highlight w:val="yellow"/>
        </w:rPr>
        <w:t xml:space="preserve">microbusiness delivered by IOM or </w:t>
      </w:r>
      <w:proofErr w:type="gramStart"/>
      <w:r w:rsidRPr="006A4889">
        <w:rPr>
          <w:strike/>
          <w:highlight w:val="yellow"/>
        </w:rPr>
        <w:t>referral</w:t>
      </w:r>
      <w:proofErr w:type="gramEnd"/>
    </w:p>
    <w:p w14:paraId="6F8A4FF0" w14:textId="057607A8" w:rsidR="00BD0D3E" w:rsidRPr="006A4889" w:rsidRDefault="00BD0D3E" w:rsidP="006849F4">
      <w:pPr>
        <w:pStyle w:val="ListBullet"/>
        <w:numPr>
          <w:ilvl w:val="0"/>
          <w:numId w:val="6"/>
        </w:numPr>
        <w:spacing w:line="360" w:lineRule="auto"/>
        <w:jc w:val="both"/>
        <w:rPr>
          <w:strike/>
          <w:highlight w:val="yellow"/>
        </w:rPr>
      </w:pPr>
      <w:r w:rsidRPr="006A4889">
        <w:rPr>
          <w:strike/>
          <w:highlight w:val="yellow"/>
        </w:rPr>
        <w:t xml:space="preserve">microbusiness assistance received in cash versus reception in-kind or </w:t>
      </w:r>
      <w:proofErr w:type="spellStart"/>
      <w:r w:rsidRPr="006A4889">
        <w:rPr>
          <w:strike/>
          <w:highlight w:val="yellow"/>
        </w:rPr>
        <w:t>mixte</w:t>
      </w:r>
      <w:proofErr w:type="spellEnd"/>
      <w:r w:rsidR="00E105B5" w:rsidRPr="006A4889">
        <w:rPr>
          <w:strike/>
          <w:highlight w:val="yellow"/>
        </w:rPr>
        <w:t xml:space="preserve"> </w:t>
      </w:r>
      <w:ins w:id="71" w:author="BERTHET-VALDOIS Julie" w:date="2023-06-14T16:07:00Z">
        <w:r w:rsidR="00E105B5" w:rsidRPr="006A4889">
          <w:rPr>
            <w:strike/>
            <w:highlight w:val="yellow"/>
          </w:rPr>
          <w:t>(</w:t>
        </w:r>
        <w:proofErr w:type="spellStart"/>
        <w:r w:rsidR="00E105B5" w:rsidRPr="006A4889">
          <w:rPr>
            <w:strike/>
            <w:highlight w:val="yellow"/>
          </w:rPr>
          <w:t>MicrobusinessFormOfAssistance</w:t>
        </w:r>
        <w:proofErr w:type="spellEnd"/>
        <w:r w:rsidR="00E105B5" w:rsidRPr="006A4889">
          <w:rPr>
            <w:strike/>
            <w:highlight w:val="yellow"/>
          </w:rPr>
          <w:t>)</w:t>
        </w:r>
      </w:ins>
    </w:p>
    <w:p w14:paraId="7C921560" w14:textId="7A99C334" w:rsidR="00BD0D3E" w:rsidRPr="006A4889" w:rsidRDefault="00BD0D3E" w:rsidP="006849F4">
      <w:pPr>
        <w:pStyle w:val="ListBullet"/>
        <w:numPr>
          <w:ilvl w:val="0"/>
          <w:numId w:val="6"/>
        </w:numPr>
        <w:spacing w:line="360" w:lineRule="auto"/>
        <w:jc w:val="both"/>
        <w:rPr>
          <w:ins w:id="72" w:author="BERTHET-VALDOIS Julie" w:date="2023-06-14T15:47:00Z"/>
          <w:strike/>
          <w:highlight w:val="yellow"/>
          <w:lang w:val="fr-FR"/>
        </w:rPr>
      </w:pPr>
      <w:proofErr w:type="spellStart"/>
      <w:r w:rsidRPr="006A4889">
        <w:rPr>
          <w:strike/>
          <w:highlight w:val="yellow"/>
          <w:lang w:val="fr-FR"/>
        </w:rPr>
        <w:t>de</w:t>
      </w:r>
      <w:ins w:id="73" w:author="BERTHET-VALDOIS Julie" w:date="2023-06-14T15:47:00Z">
        <w:r w:rsidR="00A957E0" w:rsidRPr="006A4889">
          <w:rPr>
            <w:strike/>
            <w:highlight w:val="yellow"/>
            <w:lang w:val="fr-FR"/>
          </w:rPr>
          <w:t>lai</w:t>
        </w:r>
        <w:proofErr w:type="spellEnd"/>
        <w:r w:rsidR="00A957E0" w:rsidRPr="006A4889">
          <w:rPr>
            <w:strike/>
            <w:highlight w:val="yellow"/>
            <w:lang w:val="fr-FR"/>
          </w:rPr>
          <w:t xml:space="preserve"> entre retour</w:t>
        </w:r>
      </w:ins>
      <w:ins w:id="74" w:author="BERTHET-VALDOIS Julie" w:date="2023-06-14T16:03:00Z">
        <w:r w:rsidR="001038E2" w:rsidRPr="006A4889">
          <w:rPr>
            <w:strike/>
            <w:highlight w:val="yellow"/>
            <w:lang w:val="fr-FR"/>
          </w:rPr>
          <w:t xml:space="preserve"> (</w:t>
        </w:r>
        <w:proofErr w:type="spellStart"/>
        <w:r w:rsidR="001038E2" w:rsidRPr="006A4889">
          <w:rPr>
            <w:strike/>
            <w:highlight w:val="yellow"/>
            <w:lang w:val="fr-FR"/>
          </w:rPr>
          <w:t>arrival</w:t>
        </w:r>
        <w:proofErr w:type="spellEnd"/>
        <w:r w:rsidR="001038E2" w:rsidRPr="006A4889">
          <w:rPr>
            <w:strike/>
            <w:highlight w:val="yellow"/>
            <w:lang w:val="fr-FR"/>
          </w:rPr>
          <w:t xml:space="preserve"> date)</w:t>
        </w:r>
      </w:ins>
      <w:r w:rsidR="00F86BBE" w:rsidRPr="006A4889">
        <w:rPr>
          <w:strike/>
          <w:highlight w:val="yellow"/>
          <w:lang w:val="fr-FR"/>
        </w:rPr>
        <w:t xml:space="preserve"> </w:t>
      </w:r>
      <w:ins w:id="75" w:author="BERTHET-VALDOIS Julie" w:date="2023-06-14T15:47:00Z">
        <w:r w:rsidR="00A957E0" w:rsidRPr="006A4889">
          <w:rPr>
            <w:strike/>
            <w:highlight w:val="yellow"/>
            <w:lang w:val="fr-FR"/>
          </w:rPr>
          <w:t>et</w:t>
        </w:r>
      </w:ins>
      <w:r w:rsidRPr="006A4889">
        <w:rPr>
          <w:strike/>
          <w:highlight w:val="yellow"/>
          <w:lang w:val="fr-FR"/>
        </w:rPr>
        <w:t xml:space="preserve"> </w:t>
      </w:r>
      <w:proofErr w:type="spellStart"/>
      <w:r w:rsidRPr="006A4889">
        <w:rPr>
          <w:strike/>
          <w:highlight w:val="yellow"/>
          <w:lang w:val="fr-FR"/>
        </w:rPr>
        <w:t>reception</w:t>
      </w:r>
      <w:proofErr w:type="spellEnd"/>
      <w:r w:rsidRPr="006A4889">
        <w:rPr>
          <w:strike/>
          <w:highlight w:val="yellow"/>
          <w:lang w:val="fr-FR"/>
        </w:rPr>
        <w:t xml:space="preserve"> assistance </w:t>
      </w:r>
      <w:proofErr w:type="spellStart"/>
      <w:r w:rsidRPr="006A4889">
        <w:rPr>
          <w:strike/>
          <w:highlight w:val="yellow"/>
          <w:lang w:val="fr-FR"/>
        </w:rPr>
        <w:t>microbusiness</w:t>
      </w:r>
      <w:proofErr w:type="spellEnd"/>
      <w:r w:rsidR="000F72C4" w:rsidRPr="006A4889">
        <w:rPr>
          <w:strike/>
          <w:highlight w:val="yellow"/>
          <w:lang w:val="fr-FR"/>
        </w:rPr>
        <w:t xml:space="preserve"> (</w:t>
      </w:r>
      <w:proofErr w:type="spellStart"/>
      <w:ins w:id="76" w:author="BERTHET-VALDOIS Julie" w:date="2023-06-14T16:02:00Z">
        <w:r w:rsidR="00093EBB" w:rsidRPr="006A4889">
          <w:rPr>
            <w:strike/>
            <w:highlight w:val="yellow"/>
            <w:lang w:val="fr-FR"/>
          </w:rPr>
          <w:t>MicrobusinessEndDate</w:t>
        </w:r>
      </w:ins>
      <w:proofErr w:type="spellEnd"/>
      <w:r w:rsidR="000F72C4" w:rsidRPr="006A4889">
        <w:rPr>
          <w:strike/>
          <w:highlight w:val="yellow"/>
          <w:lang w:val="fr-FR"/>
        </w:rPr>
        <w:t>)</w:t>
      </w:r>
    </w:p>
    <w:p w14:paraId="69BA3007" w14:textId="536CAFA7" w:rsidR="00A957E0" w:rsidRPr="00215510" w:rsidRDefault="00A957E0" w:rsidP="00A957E0">
      <w:pPr>
        <w:pStyle w:val="ListBullet"/>
        <w:numPr>
          <w:ilvl w:val="0"/>
          <w:numId w:val="6"/>
        </w:numPr>
        <w:spacing w:line="360" w:lineRule="auto"/>
        <w:jc w:val="both"/>
        <w:rPr>
          <w:ins w:id="77" w:author="BERTHET-VALDOIS Julie" w:date="2023-06-14T15:47:00Z"/>
          <w:lang w:val="fr-FR"/>
        </w:rPr>
      </w:pPr>
      <w:proofErr w:type="spellStart"/>
      <w:ins w:id="78" w:author="BERTHET-VALDOIS Julie" w:date="2023-06-14T15:47:00Z">
        <w:r w:rsidRPr="00093EBB">
          <w:rPr>
            <w:highlight w:val="yellow"/>
            <w:lang w:val="fr-FR"/>
          </w:rPr>
          <w:t>delai</w:t>
        </w:r>
        <w:proofErr w:type="spellEnd"/>
        <w:r w:rsidRPr="00093EBB">
          <w:rPr>
            <w:highlight w:val="yellow"/>
            <w:lang w:val="fr-FR"/>
          </w:rPr>
          <w:t xml:space="preserve"> entre </w:t>
        </w:r>
        <w:proofErr w:type="spellStart"/>
        <w:r w:rsidRPr="00093EBB">
          <w:rPr>
            <w:highlight w:val="yellow"/>
            <w:lang w:val="fr-FR"/>
          </w:rPr>
          <w:t>reception</w:t>
        </w:r>
        <w:proofErr w:type="spellEnd"/>
        <w:r w:rsidRPr="00093EBB">
          <w:rPr>
            <w:highlight w:val="yellow"/>
            <w:lang w:val="fr-FR"/>
          </w:rPr>
          <w:t xml:space="preserve"> assistance </w:t>
        </w:r>
        <w:proofErr w:type="spellStart"/>
        <w:proofErr w:type="gramStart"/>
        <w:r w:rsidRPr="00093EBB">
          <w:rPr>
            <w:highlight w:val="yellow"/>
            <w:lang w:val="fr-FR"/>
          </w:rPr>
          <w:t>microbusiness</w:t>
        </w:r>
      </w:ins>
      <w:proofErr w:type="spellEnd"/>
      <w:ins w:id="79" w:author="BERTHET-VALDOIS Julie" w:date="2023-06-14T16:02:00Z">
        <w:r w:rsidR="00093EBB" w:rsidRPr="00093EBB">
          <w:rPr>
            <w:highlight w:val="yellow"/>
            <w:lang w:val="fr-FR"/>
          </w:rPr>
          <w:t>(</w:t>
        </w:r>
        <w:proofErr w:type="spellStart"/>
        <w:proofErr w:type="gramEnd"/>
        <w:r w:rsidR="00093EBB" w:rsidRPr="00093EBB">
          <w:rPr>
            <w:highlight w:val="yellow"/>
            <w:lang w:val="fr-FR"/>
          </w:rPr>
          <w:t>MicrobusinessEndDate</w:t>
        </w:r>
        <w:proofErr w:type="spellEnd"/>
        <w:r w:rsidR="00093EBB" w:rsidRPr="00093EBB">
          <w:rPr>
            <w:highlight w:val="yellow"/>
            <w:lang w:val="fr-FR"/>
          </w:rPr>
          <w:t>)</w:t>
        </w:r>
      </w:ins>
      <w:ins w:id="80" w:author="BERTHET-VALDOIS Julie" w:date="2023-06-14T15:47:00Z">
        <w:r>
          <w:rPr>
            <w:lang w:val="fr-FR"/>
          </w:rPr>
          <w:t xml:space="preserve"> </w:t>
        </w:r>
        <w:r w:rsidRPr="000D0058">
          <w:rPr>
            <w:highlight w:val="green"/>
            <w:lang w:val="fr-FR"/>
          </w:rPr>
          <w:t xml:space="preserve">et </w:t>
        </w:r>
      </w:ins>
      <w:ins w:id="81" w:author="BERTHET-VALDOIS Julie" w:date="2023-06-14T15:59:00Z">
        <w:r w:rsidR="000D0058" w:rsidRPr="000D0058">
          <w:rPr>
            <w:highlight w:val="green"/>
            <w:lang w:val="fr-FR"/>
          </w:rPr>
          <w:t>enquête</w:t>
        </w:r>
        <w:r w:rsidR="000D0058">
          <w:rPr>
            <w:lang w:val="fr-FR"/>
          </w:rPr>
          <w:t xml:space="preserve"> </w:t>
        </w:r>
        <w:proofErr w:type="spellStart"/>
        <w:r w:rsidR="000D0058" w:rsidRPr="000D0058">
          <w:rPr>
            <w:highlight w:val="green"/>
            <w:lang w:val="fr-FR"/>
          </w:rPr>
          <w:t>kobo</w:t>
        </w:r>
      </w:ins>
      <w:proofErr w:type="spellEnd"/>
    </w:p>
    <w:p w14:paraId="6AC6DA86" w14:textId="77777777" w:rsidR="00A957E0" w:rsidRPr="00F86BBE" w:rsidRDefault="00A957E0" w:rsidP="00093EBB">
      <w:pPr>
        <w:pStyle w:val="ListBullet"/>
        <w:numPr>
          <w:ilvl w:val="0"/>
          <w:numId w:val="0"/>
        </w:numPr>
        <w:spacing w:line="360" w:lineRule="auto"/>
        <w:ind w:left="360"/>
        <w:jc w:val="both"/>
        <w:rPr>
          <w:lang w:val="fr-FR"/>
        </w:rPr>
      </w:pPr>
    </w:p>
    <w:p w14:paraId="0360DF95" w14:textId="77777777" w:rsidR="009C7C81" w:rsidRPr="00F86BBE" w:rsidRDefault="009C7C81" w:rsidP="006849F4">
      <w:pPr>
        <w:spacing w:line="360" w:lineRule="auto"/>
        <w:jc w:val="both"/>
        <w:rPr>
          <w:lang w:val="fr-FR"/>
        </w:rPr>
      </w:pPr>
    </w:p>
    <w:p w14:paraId="1F7ACF92" w14:textId="12167C78" w:rsidR="00BD0D3E" w:rsidRPr="00BD0D3E" w:rsidRDefault="00BD0D3E" w:rsidP="006849F4">
      <w:pPr>
        <w:spacing w:line="360" w:lineRule="auto"/>
        <w:jc w:val="both"/>
        <w:rPr>
          <w:u w:val="single"/>
        </w:rPr>
      </w:pPr>
      <w:r>
        <w:t xml:space="preserve">Model 7: </w:t>
      </w:r>
      <w:r w:rsidRPr="00BD0D3E">
        <w:rPr>
          <w:u w:val="single"/>
        </w:rPr>
        <w:t>Determinants of sustainable reintegration (</w:t>
      </w:r>
      <w:r>
        <w:rPr>
          <w:u w:val="single"/>
        </w:rPr>
        <w:t>Economic Reintegration Score</w:t>
      </w:r>
      <w:r w:rsidRPr="00BD0D3E">
        <w:rPr>
          <w:u w:val="single"/>
        </w:rPr>
        <w:t>)</w:t>
      </w:r>
    </w:p>
    <w:p w14:paraId="27F6B765" w14:textId="4579D2D4" w:rsidR="00FF78CE" w:rsidRDefault="00FF78CE" w:rsidP="006849F4">
      <w:pPr>
        <w:spacing w:line="360" w:lineRule="auto"/>
        <w:jc w:val="both"/>
      </w:pPr>
    </w:p>
    <w:p w14:paraId="26515E73" w14:textId="1ED1277A" w:rsidR="00FF78CE" w:rsidRDefault="00BD0D3E" w:rsidP="006849F4">
      <w:pPr>
        <w:spacing w:line="360" w:lineRule="auto"/>
        <w:jc w:val="both"/>
      </w:pPr>
      <w:r>
        <w:t>Dependent variable:</w:t>
      </w:r>
    </w:p>
    <w:p w14:paraId="4471D781" w14:textId="3CB80DA4" w:rsidR="00BD0D3E" w:rsidRPr="00E559E3" w:rsidRDefault="00BD0D3E" w:rsidP="006849F4">
      <w:pPr>
        <w:pStyle w:val="ListParagraph"/>
        <w:numPr>
          <w:ilvl w:val="0"/>
          <w:numId w:val="9"/>
        </w:numPr>
        <w:spacing w:line="360" w:lineRule="auto"/>
        <w:jc w:val="both"/>
        <w:rPr>
          <w:highlight w:val="green"/>
        </w:rPr>
      </w:pPr>
      <w:r w:rsidRPr="00E559E3">
        <w:rPr>
          <w:highlight w:val="green"/>
        </w:rPr>
        <w:lastRenderedPageBreak/>
        <w:t>Economic Reintegration Score</w:t>
      </w:r>
    </w:p>
    <w:p w14:paraId="31AAA56C" w14:textId="77777777" w:rsidR="00FF78CE" w:rsidRDefault="00FF78CE" w:rsidP="006849F4">
      <w:pPr>
        <w:spacing w:line="360" w:lineRule="auto"/>
        <w:jc w:val="both"/>
      </w:pPr>
    </w:p>
    <w:p w14:paraId="3846DD28" w14:textId="77777777" w:rsidR="00BD0D3E" w:rsidRDefault="00BD0D3E" w:rsidP="006849F4">
      <w:pPr>
        <w:spacing w:line="360" w:lineRule="auto"/>
        <w:jc w:val="both"/>
      </w:pPr>
      <w:r>
        <w:t>Predictor/control variables:</w:t>
      </w:r>
    </w:p>
    <w:p w14:paraId="54319569" w14:textId="57CD5B30" w:rsidR="00BD0D3E" w:rsidRDefault="00BD0D3E" w:rsidP="006849F4">
      <w:pPr>
        <w:pStyle w:val="ListParagraph"/>
        <w:numPr>
          <w:ilvl w:val="0"/>
          <w:numId w:val="9"/>
        </w:numPr>
        <w:spacing w:line="360" w:lineRule="auto"/>
        <w:jc w:val="both"/>
      </w:pPr>
      <w:r>
        <w:t>Same as Model 6</w:t>
      </w:r>
    </w:p>
    <w:p w14:paraId="3920BEDC" w14:textId="77777777" w:rsidR="00BD0D3E" w:rsidRDefault="00BD0D3E" w:rsidP="006849F4">
      <w:pPr>
        <w:spacing w:line="360" w:lineRule="auto"/>
        <w:jc w:val="both"/>
      </w:pPr>
    </w:p>
    <w:p w14:paraId="598ABEE7" w14:textId="77777777" w:rsidR="00FF78CE" w:rsidRDefault="00FF78CE" w:rsidP="006849F4">
      <w:pPr>
        <w:spacing w:line="360" w:lineRule="auto"/>
      </w:pPr>
    </w:p>
    <w:p w14:paraId="04D45253" w14:textId="77777777" w:rsidR="00FF78CE" w:rsidRDefault="00FF78CE"/>
    <w:p w14:paraId="695AB847" w14:textId="77777777" w:rsidR="00FF78CE" w:rsidRDefault="00FF78CE"/>
    <w:p w14:paraId="6B0E6559" w14:textId="77777777" w:rsidR="00FF78CE" w:rsidRDefault="00FF78CE"/>
    <w:p w14:paraId="61E85778" w14:textId="77777777" w:rsidR="00FF78CE" w:rsidRDefault="00FF78CE"/>
    <w:p w14:paraId="69CE85E0" w14:textId="77777777" w:rsidR="002641DB" w:rsidRDefault="002641DB"/>
    <w:p w14:paraId="5B4C0AD9" w14:textId="77777777" w:rsidR="002641DB" w:rsidRDefault="002641DB"/>
    <w:p w14:paraId="01C4F477" w14:textId="77777777" w:rsidR="002641DB" w:rsidRDefault="002641DB"/>
    <w:p w14:paraId="572B16ED" w14:textId="77777777" w:rsidR="002641DB" w:rsidRDefault="002641DB"/>
    <w:p w14:paraId="530D5E95" w14:textId="77777777" w:rsidR="002641DB" w:rsidRDefault="002641DB"/>
    <w:p w14:paraId="68D93CBE" w14:textId="77777777" w:rsidR="002641DB" w:rsidRDefault="002641DB"/>
    <w:p w14:paraId="158EBB0F" w14:textId="77777777" w:rsidR="002641DB" w:rsidRDefault="002641DB"/>
    <w:p w14:paraId="7D6467D4" w14:textId="77777777" w:rsidR="002641DB" w:rsidRDefault="002641DB"/>
    <w:p w14:paraId="0E53D0A0" w14:textId="77777777" w:rsidR="002641DB" w:rsidRDefault="002641DB"/>
    <w:p w14:paraId="0C0396BA" w14:textId="77777777" w:rsidR="006849F4" w:rsidRDefault="006849F4"/>
    <w:p w14:paraId="7FDEABFD" w14:textId="77777777" w:rsidR="006849F4" w:rsidRDefault="006849F4"/>
    <w:p w14:paraId="6B902D1C" w14:textId="77777777" w:rsidR="006849F4" w:rsidRDefault="006849F4"/>
    <w:p w14:paraId="3B74583F" w14:textId="77777777" w:rsidR="002641DB" w:rsidRDefault="002641DB"/>
    <w:p w14:paraId="7921F2AF" w14:textId="77777777" w:rsidR="002641DB" w:rsidRDefault="002641DB"/>
    <w:p w14:paraId="02C72B57" w14:textId="77777777" w:rsidR="002641DB" w:rsidRDefault="002641DB"/>
    <w:p w14:paraId="11E556D6" w14:textId="77777777" w:rsidR="002641DB" w:rsidRDefault="002641DB"/>
    <w:p w14:paraId="260B99B1" w14:textId="77777777" w:rsidR="002641DB" w:rsidRDefault="002641DB"/>
    <w:p w14:paraId="63E757D2" w14:textId="77777777" w:rsidR="002641DB" w:rsidRDefault="002641DB"/>
    <w:p w14:paraId="11AEFF25" w14:textId="77777777" w:rsidR="004A018C" w:rsidRDefault="004A018C"/>
    <w:p w14:paraId="09235A23" w14:textId="77777777" w:rsidR="004A018C" w:rsidRDefault="004A018C"/>
    <w:p w14:paraId="6AE656E1" w14:textId="77777777" w:rsidR="004A018C" w:rsidRDefault="004A018C"/>
    <w:p w14:paraId="65F1E954" w14:textId="77777777" w:rsidR="004A018C" w:rsidRDefault="004A018C"/>
    <w:p w14:paraId="428639E4" w14:textId="77777777" w:rsidR="004A018C" w:rsidRDefault="004A018C"/>
    <w:p w14:paraId="024DDA5C" w14:textId="77777777" w:rsidR="004A018C" w:rsidRDefault="004A018C"/>
    <w:p w14:paraId="6C0028B2" w14:textId="77777777" w:rsidR="004A018C" w:rsidRDefault="004A018C"/>
    <w:p w14:paraId="455D05C3" w14:textId="77777777" w:rsidR="004A018C" w:rsidRDefault="004A018C"/>
    <w:p w14:paraId="4A09ADEA" w14:textId="77777777" w:rsidR="004A018C" w:rsidRDefault="004A018C"/>
    <w:p w14:paraId="71A36F3D" w14:textId="77777777" w:rsidR="004A018C" w:rsidRDefault="004A018C"/>
    <w:p w14:paraId="6EFAD8E5" w14:textId="77777777" w:rsidR="004A018C" w:rsidRDefault="004A018C"/>
    <w:p w14:paraId="5D09164A" w14:textId="77777777" w:rsidR="004A018C" w:rsidRDefault="004A018C"/>
    <w:p w14:paraId="228E9C0C" w14:textId="77777777" w:rsidR="004A018C" w:rsidRDefault="004A018C"/>
    <w:p w14:paraId="7B5B1247" w14:textId="77777777" w:rsidR="004A018C" w:rsidRDefault="004A018C"/>
    <w:p w14:paraId="7ED72FFA" w14:textId="77777777" w:rsidR="004A018C" w:rsidRDefault="004A018C"/>
    <w:p w14:paraId="21BB8346" w14:textId="77777777" w:rsidR="004A018C" w:rsidRDefault="004A018C"/>
    <w:p w14:paraId="36D37305" w14:textId="77777777" w:rsidR="002641DB" w:rsidRDefault="002641DB"/>
    <w:p w14:paraId="5C6D6346" w14:textId="77777777" w:rsidR="00FF78CE" w:rsidRDefault="00FF78CE"/>
    <w:p w14:paraId="1F1E6912" w14:textId="77777777" w:rsidR="00FF78CE" w:rsidRDefault="00FF78CE"/>
    <w:p w14:paraId="748A8EF7" w14:textId="77777777" w:rsidR="00FF78CE" w:rsidRDefault="00FF78CE"/>
    <w:p w14:paraId="2325DD56" w14:textId="77777777" w:rsidR="00FF78CE" w:rsidRDefault="00FF78CE"/>
    <w:p w14:paraId="32B1FAF5" w14:textId="77777777" w:rsidR="00FF78CE" w:rsidRDefault="00FF78CE"/>
    <w:p w14:paraId="2AE5369A" w14:textId="507CE5B8" w:rsidR="006B56C7" w:rsidRDefault="006B56C7" w:rsidP="00FF78CE">
      <w:pPr>
        <w:pStyle w:val="Heading1"/>
      </w:pPr>
      <w:bookmarkStart w:id="82" w:name="_Toc137464544"/>
      <w:r>
        <w:lastRenderedPageBreak/>
        <w:t>Appendix 1</w:t>
      </w:r>
      <w:r w:rsidR="006327C3">
        <w:t>: Overall Frequencies</w:t>
      </w:r>
      <w:r w:rsidR="009C7C81">
        <w:t xml:space="preserve"> (RES)</w:t>
      </w:r>
      <w:bookmarkEnd w:id="82"/>
    </w:p>
    <w:p w14:paraId="4D4E78E6" w14:textId="77777777" w:rsidR="006327C3" w:rsidRDefault="006327C3"/>
    <w:p w14:paraId="5B06233E" w14:textId="77777777" w:rsidR="00AC3C32" w:rsidRDefault="00AC3C32" w:rsidP="00FF78CE">
      <w:pPr>
        <w:pStyle w:val="Heading2"/>
      </w:pPr>
      <w:bookmarkStart w:id="83" w:name="_Toc137136648"/>
      <w:bookmarkStart w:id="84" w:name="_Toc137464545"/>
      <w:r>
        <w:t>Meta Variables</w:t>
      </w:r>
      <w:bookmarkEnd w:id="83"/>
      <w:bookmarkEnd w:id="84"/>
    </w:p>
    <w:p w14:paraId="1582DC57" w14:textId="77777777" w:rsidR="00AC3C32" w:rsidRPr="00073637" w:rsidRDefault="00AC3C32" w:rsidP="00AC3C32"/>
    <w:p w14:paraId="584BAEC6" w14:textId="77777777" w:rsidR="00AC3C32" w:rsidRDefault="00AC3C32" w:rsidP="00AC3C32"/>
    <w:p w14:paraId="6A7CD278" w14:textId="77777777" w:rsidR="00AC3C32" w:rsidRDefault="00AC3C32" w:rsidP="00AC3C32">
      <w:r>
        <w:rPr>
          <w:noProof/>
        </w:rPr>
        <w:drawing>
          <wp:inline distT="0" distB="0" distL="0" distR="0" wp14:anchorId="272CFF60" wp14:editId="044DD514">
            <wp:extent cx="5937250" cy="1295400"/>
            <wp:effectExtent l="0" t="0" r="0" b="0"/>
            <wp:docPr id="998389420" name="Picture 32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89420" name="Picture 32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33F0D" w14:textId="77777777" w:rsidR="00AC3C32" w:rsidRDefault="00AC3C32" w:rsidP="00AC3C32"/>
    <w:p w14:paraId="7EB6C06B" w14:textId="77777777" w:rsidR="00AC3C32" w:rsidRDefault="00AC3C32" w:rsidP="00AC3C32">
      <w:r>
        <w:rPr>
          <w:noProof/>
        </w:rPr>
        <w:drawing>
          <wp:inline distT="0" distB="0" distL="0" distR="0" wp14:anchorId="38F41384" wp14:editId="069D9216">
            <wp:extent cx="5937250" cy="1758950"/>
            <wp:effectExtent l="0" t="0" r="6350" b="0"/>
            <wp:docPr id="1685323714" name="Picture 33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323714" name="Picture 33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0BBE3" w14:textId="77777777" w:rsidR="00AC3C32" w:rsidRDefault="00AC3C32" w:rsidP="00AC3C32"/>
    <w:p w14:paraId="6B34C668" w14:textId="77777777" w:rsidR="00AC3C32" w:rsidRDefault="00AC3C32" w:rsidP="00AC3C32"/>
    <w:p w14:paraId="62AC86E7" w14:textId="6D0AE4E4" w:rsidR="00AC3C32" w:rsidRDefault="009C6282" w:rsidP="00AC3C32">
      <w:r>
        <w:rPr>
          <w:noProof/>
        </w:rPr>
        <w:drawing>
          <wp:inline distT="0" distB="0" distL="0" distR="0" wp14:anchorId="67276946" wp14:editId="007A408C">
            <wp:extent cx="5937250" cy="2228850"/>
            <wp:effectExtent l="0" t="0" r="6350" b="0"/>
            <wp:docPr id="21389563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04754" w14:textId="77777777" w:rsidR="00AC3C32" w:rsidRDefault="00AC3C32" w:rsidP="00AC3C32"/>
    <w:p w14:paraId="5E7D1B35" w14:textId="43BEC7C7" w:rsidR="00AC3C32" w:rsidRDefault="009C6282" w:rsidP="00AC3C32">
      <w:r>
        <w:rPr>
          <w:noProof/>
        </w:rPr>
        <w:drawing>
          <wp:inline distT="0" distB="0" distL="0" distR="0" wp14:anchorId="34FDBD95" wp14:editId="56C0F689">
            <wp:extent cx="5937250" cy="1797050"/>
            <wp:effectExtent l="0" t="0" r="0" b="0"/>
            <wp:docPr id="158221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9BB37" w14:textId="77777777" w:rsidR="00AC3C32" w:rsidRDefault="00AC3C32" w:rsidP="00AC3C32"/>
    <w:p w14:paraId="78E14620" w14:textId="77777777" w:rsidR="00AC3C32" w:rsidRDefault="00AC3C32" w:rsidP="00FF78CE">
      <w:pPr>
        <w:pStyle w:val="Heading2"/>
      </w:pPr>
      <w:bookmarkStart w:id="85" w:name="_Toc137136649"/>
      <w:bookmarkStart w:id="86" w:name="_Toc137464546"/>
      <w:r>
        <w:lastRenderedPageBreak/>
        <w:t>Dependent Variables</w:t>
      </w:r>
      <w:bookmarkEnd w:id="85"/>
      <w:bookmarkEnd w:id="86"/>
    </w:p>
    <w:p w14:paraId="754C2020" w14:textId="77777777" w:rsidR="00AC3C32" w:rsidRDefault="00AC3C32" w:rsidP="00AC3C32"/>
    <w:p w14:paraId="0479580D" w14:textId="77777777" w:rsidR="00AC3C32" w:rsidRDefault="00AC3C32" w:rsidP="00AC3C32"/>
    <w:p w14:paraId="3E3397E8" w14:textId="77777777" w:rsidR="00AC3C32" w:rsidRDefault="00AC3C32" w:rsidP="00AC3C32">
      <w:r>
        <w:rPr>
          <w:noProof/>
        </w:rPr>
        <w:drawing>
          <wp:inline distT="0" distB="0" distL="0" distR="0" wp14:anchorId="65FA1561" wp14:editId="46131DB4">
            <wp:extent cx="5937250" cy="3168650"/>
            <wp:effectExtent l="0" t="0" r="6350" b="0"/>
            <wp:docPr id="916930305" name="Picture 34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30305" name="Picture 34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76710" w14:textId="77777777" w:rsidR="00AC3C32" w:rsidRDefault="00AC3C32" w:rsidP="00AC3C32"/>
    <w:p w14:paraId="2019AB1A" w14:textId="77777777" w:rsidR="00AC3C32" w:rsidRDefault="00AC3C32" w:rsidP="00AC3C32">
      <w:r>
        <w:rPr>
          <w:noProof/>
        </w:rPr>
        <w:drawing>
          <wp:inline distT="0" distB="0" distL="0" distR="0" wp14:anchorId="666758B5" wp14:editId="25C2FB30">
            <wp:extent cx="5937250" cy="2698750"/>
            <wp:effectExtent l="0" t="0" r="6350" b="0"/>
            <wp:docPr id="1258821370" name="Picture 35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821370" name="Picture 35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5D991" w14:textId="77777777" w:rsidR="00AC3C32" w:rsidRDefault="00AC3C32" w:rsidP="00AC3C32"/>
    <w:p w14:paraId="28385057" w14:textId="77777777" w:rsidR="00AC3C32" w:rsidRDefault="00AC3C32" w:rsidP="00AC3C32"/>
    <w:p w14:paraId="136EEA15" w14:textId="77777777" w:rsidR="00AC3C32" w:rsidRDefault="00AC3C32" w:rsidP="00AC3C32">
      <w:r>
        <w:rPr>
          <w:noProof/>
        </w:rPr>
        <w:lastRenderedPageBreak/>
        <w:drawing>
          <wp:inline distT="0" distB="0" distL="0" distR="0" wp14:anchorId="442B1556" wp14:editId="43DE6739">
            <wp:extent cx="5937250" cy="2698750"/>
            <wp:effectExtent l="0" t="0" r="6350" b="0"/>
            <wp:docPr id="597057110" name="Picture 36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057110" name="Picture 36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6DE41" w14:textId="77777777" w:rsidR="00AC3C32" w:rsidRDefault="00AC3C32" w:rsidP="00AC3C32"/>
    <w:p w14:paraId="0559270D" w14:textId="77777777" w:rsidR="00AC3C32" w:rsidRDefault="00AC3C32" w:rsidP="00AC3C32">
      <w:r>
        <w:rPr>
          <w:noProof/>
        </w:rPr>
        <w:drawing>
          <wp:inline distT="0" distB="0" distL="0" distR="0" wp14:anchorId="462ACD86" wp14:editId="731B6305">
            <wp:extent cx="5937250" cy="3168650"/>
            <wp:effectExtent l="0" t="0" r="6350" b="0"/>
            <wp:docPr id="2076702363" name="Picture 37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702363" name="Picture 37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BE37B" w14:textId="77777777" w:rsidR="00AC3C32" w:rsidRDefault="00AC3C32" w:rsidP="00AC3C32"/>
    <w:p w14:paraId="3C92C3A5" w14:textId="77777777" w:rsidR="00AC3C32" w:rsidRDefault="00AC3C32" w:rsidP="00AC3C32">
      <w:r>
        <w:rPr>
          <w:noProof/>
        </w:rPr>
        <w:lastRenderedPageBreak/>
        <w:drawing>
          <wp:inline distT="0" distB="0" distL="0" distR="0" wp14:anchorId="7CB2B2BF" wp14:editId="6E803402">
            <wp:extent cx="5937250" cy="3632200"/>
            <wp:effectExtent l="0" t="0" r="6350" b="0"/>
            <wp:docPr id="36012175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8623D" w14:textId="77777777" w:rsidR="00AC3C32" w:rsidRDefault="00AC3C32" w:rsidP="00AC3C32"/>
    <w:p w14:paraId="708D9B12" w14:textId="77777777" w:rsidR="00AC3C32" w:rsidRDefault="00AC3C32" w:rsidP="00AC3C32">
      <w:r>
        <w:rPr>
          <w:noProof/>
        </w:rPr>
        <w:drawing>
          <wp:inline distT="0" distB="0" distL="0" distR="0" wp14:anchorId="47581CD9" wp14:editId="1A578EDF">
            <wp:extent cx="5937250" cy="3632200"/>
            <wp:effectExtent l="0" t="0" r="6350" b="0"/>
            <wp:docPr id="1677110240" name="Picture 39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110240" name="Picture 39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2E460" w14:textId="77777777" w:rsidR="00AC3C32" w:rsidRDefault="00AC3C32" w:rsidP="00AC3C32"/>
    <w:p w14:paraId="4F7FDA77" w14:textId="77777777" w:rsidR="00AC3C32" w:rsidRDefault="00AC3C32" w:rsidP="00AC3C32"/>
    <w:p w14:paraId="76ECEBC8" w14:textId="77777777" w:rsidR="00AC3C32" w:rsidRDefault="00AC3C32" w:rsidP="00AC3C32"/>
    <w:p w14:paraId="7A1E4EB7" w14:textId="77777777" w:rsidR="00AC3C32" w:rsidRDefault="00AC3C32" w:rsidP="00AC3C32"/>
    <w:p w14:paraId="77BEB471" w14:textId="77777777" w:rsidR="00AC3C32" w:rsidRDefault="00AC3C32" w:rsidP="00AC3C32"/>
    <w:p w14:paraId="6A1D5DE4" w14:textId="77777777" w:rsidR="00AC3C32" w:rsidRDefault="00AC3C32" w:rsidP="00AC3C32"/>
    <w:p w14:paraId="03A7E400" w14:textId="77777777" w:rsidR="00AC3C32" w:rsidRDefault="00AC3C32" w:rsidP="00AC3C32"/>
    <w:p w14:paraId="5AE28441" w14:textId="77777777" w:rsidR="00AC3C32" w:rsidRDefault="00AC3C32" w:rsidP="00AC3C32"/>
    <w:p w14:paraId="3EF88A8E" w14:textId="77777777" w:rsidR="00AC3C32" w:rsidRDefault="00AC3C32" w:rsidP="00AC3C32"/>
    <w:p w14:paraId="5FE8345D" w14:textId="77777777" w:rsidR="00AC3C32" w:rsidRDefault="00AC3C32" w:rsidP="00FF78CE">
      <w:pPr>
        <w:pStyle w:val="Heading2"/>
      </w:pPr>
      <w:bookmarkStart w:id="87" w:name="_Toc137136650"/>
      <w:bookmarkStart w:id="88" w:name="_Toc137464547"/>
      <w:r>
        <w:t>Independent Variables</w:t>
      </w:r>
      <w:bookmarkEnd w:id="87"/>
      <w:bookmarkEnd w:id="88"/>
    </w:p>
    <w:p w14:paraId="6A2DB843" w14:textId="77777777" w:rsidR="00AC3C32" w:rsidRPr="00073637" w:rsidRDefault="00AC3C32" w:rsidP="00AC3C32"/>
    <w:p w14:paraId="7702D26E" w14:textId="77777777" w:rsidR="00AC3C32" w:rsidRDefault="00AC3C32" w:rsidP="00AC3C32"/>
    <w:p w14:paraId="424FBBF9" w14:textId="77777777" w:rsidR="00AC3C32" w:rsidRDefault="00AC3C32" w:rsidP="00AC3C32">
      <w:commentRangeStart w:id="89"/>
      <w:commentRangeStart w:id="90"/>
      <w:r>
        <w:rPr>
          <w:noProof/>
        </w:rPr>
        <w:drawing>
          <wp:inline distT="0" distB="0" distL="0" distR="0" wp14:anchorId="2C10B2EA" wp14:editId="17AC93CD">
            <wp:extent cx="5937250" cy="6908800"/>
            <wp:effectExtent l="0" t="0" r="0" b="0"/>
            <wp:docPr id="1582790603" name="Picture 40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90603" name="Picture 40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90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89"/>
      <w:r w:rsidR="00413278">
        <w:rPr>
          <w:rStyle w:val="CommentReference"/>
        </w:rPr>
        <w:commentReference w:id="89"/>
      </w:r>
      <w:commentRangeEnd w:id="90"/>
      <w:r w:rsidR="006C6785">
        <w:rPr>
          <w:rStyle w:val="CommentReference"/>
        </w:rPr>
        <w:commentReference w:id="90"/>
      </w:r>
    </w:p>
    <w:p w14:paraId="07EB1C99" w14:textId="77777777" w:rsidR="00AC3C32" w:rsidRDefault="00AC3C32" w:rsidP="00AC3C32"/>
    <w:p w14:paraId="61B4C497" w14:textId="77777777" w:rsidR="00AC3C32" w:rsidRDefault="00AC3C32" w:rsidP="00AC3C32">
      <w:r>
        <w:rPr>
          <w:noProof/>
        </w:rPr>
        <w:lastRenderedPageBreak/>
        <w:drawing>
          <wp:inline distT="0" distB="0" distL="0" distR="0" wp14:anchorId="52AEDC50" wp14:editId="1946D5C9">
            <wp:extent cx="5937250" cy="5975350"/>
            <wp:effectExtent l="0" t="0" r="0" b="0"/>
            <wp:docPr id="1514669236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97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6B8BB" w14:textId="77777777" w:rsidR="00AC3C32" w:rsidRDefault="00AC3C32" w:rsidP="00AC3C32"/>
    <w:p w14:paraId="2449E302" w14:textId="77777777" w:rsidR="00AC3C32" w:rsidRDefault="00AC3C32" w:rsidP="00AC3C32"/>
    <w:p w14:paraId="41968DFB" w14:textId="77777777" w:rsidR="00AC3C32" w:rsidRDefault="00AC3C32" w:rsidP="00AC3C32">
      <w:r>
        <w:rPr>
          <w:noProof/>
        </w:rPr>
        <w:drawing>
          <wp:inline distT="0" distB="0" distL="0" distR="0" wp14:anchorId="4D844900" wp14:editId="66F15BB1">
            <wp:extent cx="5937250" cy="1758950"/>
            <wp:effectExtent l="0" t="0" r="6350" b="0"/>
            <wp:docPr id="70814973" name="Picture 42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14973" name="Picture 42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1B03F" w14:textId="77777777" w:rsidR="00AC3C32" w:rsidRDefault="00AC3C32" w:rsidP="00AC3C32"/>
    <w:p w14:paraId="52634776" w14:textId="77777777" w:rsidR="00AC3C32" w:rsidRDefault="00AC3C32" w:rsidP="00AC3C32">
      <w:r>
        <w:rPr>
          <w:noProof/>
        </w:rPr>
        <w:lastRenderedPageBreak/>
        <w:drawing>
          <wp:inline distT="0" distB="0" distL="0" distR="0" wp14:anchorId="54577535" wp14:editId="3A385F46">
            <wp:extent cx="5937250" cy="2228850"/>
            <wp:effectExtent l="0" t="0" r="0" b="0"/>
            <wp:docPr id="1989804156" name="Picture 43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04156" name="Picture 43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96D42" w14:textId="77777777" w:rsidR="00AC3C32" w:rsidRDefault="00AC3C32" w:rsidP="00AC3C32"/>
    <w:p w14:paraId="75A14C53" w14:textId="77777777" w:rsidR="00AC3C32" w:rsidRDefault="00AC3C32" w:rsidP="00AC3C32"/>
    <w:p w14:paraId="47F9F3B4" w14:textId="77777777" w:rsidR="00AC3C32" w:rsidRDefault="00AC3C32" w:rsidP="00AC3C32">
      <w:commentRangeStart w:id="91"/>
      <w:commentRangeStart w:id="92"/>
      <w:r>
        <w:rPr>
          <w:noProof/>
        </w:rPr>
        <w:drawing>
          <wp:inline distT="0" distB="0" distL="0" distR="0" wp14:anchorId="1FABE549" wp14:editId="2087E7BB">
            <wp:extent cx="5937250" cy="1797050"/>
            <wp:effectExtent l="0" t="0" r="6350" b="0"/>
            <wp:docPr id="1706045852" name="Picture 44" descr="A picture containing black, darkness, screenshot, black and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045852" name="Picture 44" descr="A picture containing black, darkness, screenshot, black and wh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91"/>
      <w:r w:rsidR="00805876">
        <w:rPr>
          <w:rStyle w:val="CommentReference"/>
        </w:rPr>
        <w:commentReference w:id="91"/>
      </w:r>
      <w:commentRangeEnd w:id="92"/>
      <w:r w:rsidR="006C6785">
        <w:rPr>
          <w:rStyle w:val="CommentReference"/>
        </w:rPr>
        <w:commentReference w:id="92"/>
      </w:r>
    </w:p>
    <w:p w14:paraId="5B071B6D" w14:textId="77777777" w:rsidR="00AC3C32" w:rsidRDefault="00AC3C32" w:rsidP="00AC3C32"/>
    <w:p w14:paraId="3AB41909" w14:textId="77777777" w:rsidR="00AC3C32" w:rsidRDefault="00AC3C32" w:rsidP="00AC3C32">
      <w:r>
        <w:rPr>
          <w:noProof/>
        </w:rPr>
        <w:drawing>
          <wp:inline distT="0" distB="0" distL="0" distR="0" wp14:anchorId="18D1ABFB" wp14:editId="3EBF74C1">
            <wp:extent cx="5937250" cy="1295400"/>
            <wp:effectExtent l="0" t="0" r="0" b="0"/>
            <wp:docPr id="1265495185" name="Picture 45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495185" name="Picture 45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15273" w14:textId="77777777" w:rsidR="00AC3C32" w:rsidRDefault="00AC3C32" w:rsidP="00AC3C32"/>
    <w:p w14:paraId="4134D9FF" w14:textId="77777777" w:rsidR="00AC3C32" w:rsidRDefault="00AC3C32" w:rsidP="00AC3C32">
      <w:r>
        <w:rPr>
          <w:noProof/>
        </w:rPr>
        <w:drawing>
          <wp:inline distT="0" distB="0" distL="0" distR="0" wp14:anchorId="51EEEF45" wp14:editId="565E1E21">
            <wp:extent cx="5937250" cy="2698750"/>
            <wp:effectExtent l="0" t="0" r="6350" b="0"/>
            <wp:docPr id="149155920" name="Picture 1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5920" name="Picture 1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BEBC6" w14:textId="77777777" w:rsidR="00AC3C32" w:rsidRDefault="00AC3C32" w:rsidP="00AC3C32"/>
    <w:p w14:paraId="2FB0C021" w14:textId="77777777" w:rsidR="00AC3C32" w:rsidRDefault="00AC3C32" w:rsidP="00AC3C32">
      <w:r>
        <w:rPr>
          <w:noProof/>
        </w:rPr>
        <w:drawing>
          <wp:inline distT="0" distB="0" distL="0" distR="0" wp14:anchorId="73B6BFB0" wp14:editId="44E4ABC3">
            <wp:extent cx="5937250" cy="1797050"/>
            <wp:effectExtent l="0" t="0" r="0" b="0"/>
            <wp:docPr id="581141819" name="Picture 46" descr="A picture containing screenshot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141819" name="Picture 46" descr="A picture containing screenshot, bla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78A7B" w14:textId="77777777" w:rsidR="00AC3C32" w:rsidRDefault="00AC3C32" w:rsidP="00AC3C32"/>
    <w:p w14:paraId="44185804" w14:textId="77777777" w:rsidR="00AC3C32" w:rsidRDefault="00AC3C32" w:rsidP="00AC3C32">
      <w:r>
        <w:rPr>
          <w:noProof/>
        </w:rPr>
        <w:drawing>
          <wp:inline distT="0" distB="0" distL="0" distR="0" wp14:anchorId="139E362D" wp14:editId="37912A20">
            <wp:extent cx="5937250" cy="2228850"/>
            <wp:effectExtent l="0" t="0" r="0" b="0"/>
            <wp:docPr id="245875984" name="Picture 47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75984" name="Picture 47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5684B" w14:textId="77777777" w:rsidR="00AC3C32" w:rsidRDefault="00AC3C32" w:rsidP="00AC3C32"/>
    <w:p w14:paraId="05AEF318" w14:textId="77777777" w:rsidR="00AC3C32" w:rsidRDefault="00AC3C32" w:rsidP="00AC3C32">
      <w:r>
        <w:rPr>
          <w:noProof/>
        </w:rPr>
        <w:drawing>
          <wp:inline distT="0" distB="0" distL="0" distR="0" wp14:anchorId="5709D5EE" wp14:editId="2F60F02A">
            <wp:extent cx="5937250" cy="2228850"/>
            <wp:effectExtent l="0" t="0" r="0" b="0"/>
            <wp:docPr id="1247391660" name="Picture 48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91660" name="Picture 48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09E49" w14:textId="77777777" w:rsidR="00AC3C32" w:rsidRDefault="00AC3C32" w:rsidP="00AC3C32"/>
    <w:p w14:paraId="49B523B2" w14:textId="77777777" w:rsidR="00AC3C32" w:rsidRDefault="00AC3C32" w:rsidP="00AC3C32">
      <w:r>
        <w:rPr>
          <w:noProof/>
        </w:rPr>
        <w:lastRenderedPageBreak/>
        <w:drawing>
          <wp:inline distT="0" distB="0" distL="0" distR="0" wp14:anchorId="34EA59E5" wp14:editId="1D87697B">
            <wp:extent cx="5937250" cy="6445250"/>
            <wp:effectExtent l="0" t="0" r="0" b="0"/>
            <wp:docPr id="1434352993" name="Picture 49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52993" name="Picture 49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44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740F3" w14:textId="77777777" w:rsidR="00AC3C32" w:rsidRDefault="00AC3C32" w:rsidP="00AC3C32"/>
    <w:p w14:paraId="0DF38997" w14:textId="77777777" w:rsidR="00AC3C32" w:rsidRDefault="00AC3C32" w:rsidP="00AC3C32">
      <w:r>
        <w:rPr>
          <w:noProof/>
        </w:rPr>
        <w:lastRenderedPageBreak/>
        <w:drawing>
          <wp:inline distT="0" distB="0" distL="0" distR="0" wp14:anchorId="6EE64B81" wp14:editId="13EB7A12">
            <wp:extent cx="5937250" cy="2698750"/>
            <wp:effectExtent l="0" t="0" r="6350" b="0"/>
            <wp:docPr id="951972999" name="Picture 50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972999" name="Picture 50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21B21" w14:textId="77777777" w:rsidR="00AC3C32" w:rsidRDefault="00AC3C32" w:rsidP="00AC3C32"/>
    <w:p w14:paraId="2D07A073" w14:textId="77777777" w:rsidR="00AC3C32" w:rsidRDefault="00AC3C32" w:rsidP="00AC3C32"/>
    <w:p w14:paraId="18A31EFE" w14:textId="77777777" w:rsidR="00AC3C32" w:rsidRDefault="00AC3C32" w:rsidP="00AC3C32">
      <w:r>
        <w:rPr>
          <w:noProof/>
        </w:rPr>
        <w:drawing>
          <wp:inline distT="0" distB="0" distL="0" distR="0" wp14:anchorId="4BB6AEB9" wp14:editId="3A59D329">
            <wp:extent cx="5937250" cy="2228850"/>
            <wp:effectExtent l="0" t="0" r="0" b="0"/>
            <wp:docPr id="606671575" name="Picture 51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671575" name="Picture 51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8A720" w14:textId="77777777" w:rsidR="00AC3C32" w:rsidRDefault="00AC3C32" w:rsidP="00AC3C32"/>
    <w:p w14:paraId="2C6060F3" w14:textId="061D3C9A" w:rsidR="00AC3C32" w:rsidRDefault="00AC3C32" w:rsidP="00AC3C32"/>
    <w:p w14:paraId="08741A74" w14:textId="77777777" w:rsidR="00AC3C32" w:rsidRDefault="00AC3C32" w:rsidP="00AC3C32"/>
    <w:p w14:paraId="69279540" w14:textId="77777777" w:rsidR="00AC3C32" w:rsidRDefault="00AC3C32" w:rsidP="00AC3C32">
      <w:r>
        <w:rPr>
          <w:noProof/>
        </w:rPr>
        <w:drawing>
          <wp:inline distT="0" distB="0" distL="0" distR="0" wp14:anchorId="2121D436" wp14:editId="29D6D850">
            <wp:extent cx="5937250" cy="2698750"/>
            <wp:effectExtent l="0" t="0" r="6350" b="0"/>
            <wp:docPr id="127666038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5B289" w14:textId="77777777" w:rsidR="00AC3C32" w:rsidRDefault="00AC3C32" w:rsidP="00AC3C32"/>
    <w:p w14:paraId="3FEEF608" w14:textId="77777777" w:rsidR="00AC3C32" w:rsidRDefault="00AC3C32" w:rsidP="00AC3C32">
      <w:r>
        <w:rPr>
          <w:noProof/>
        </w:rPr>
        <w:lastRenderedPageBreak/>
        <w:drawing>
          <wp:inline distT="0" distB="0" distL="0" distR="0" wp14:anchorId="32352D7C" wp14:editId="3D1EBF45">
            <wp:extent cx="5937250" cy="2228850"/>
            <wp:effectExtent l="0" t="0" r="6350" b="0"/>
            <wp:docPr id="306216261" name="Picture 54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216261" name="Picture 54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15697" w14:textId="77777777" w:rsidR="00AC3C32" w:rsidRDefault="00AC3C32" w:rsidP="00AC3C32"/>
    <w:p w14:paraId="2A43B5D9" w14:textId="77777777" w:rsidR="00AC3C32" w:rsidRDefault="00AC3C32" w:rsidP="00AC3C32">
      <w:r>
        <w:rPr>
          <w:noProof/>
        </w:rPr>
        <w:drawing>
          <wp:inline distT="0" distB="0" distL="0" distR="0" wp14:anchorId="5F9C9002" wp14:editId="144D83AE">
            <wp:extent cx="5937250" cy="3168650"/>
            <wp:effectExtent l="0" t="0" r="6350" b="0"/>
            <wp:docPr id="1070519015" name="Picture 55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19015" name="Picture 55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41B41" w14:textId="77777777" w:rsidR="00AC3C32" w:rsidRDefault="00AC3C32" w:rsidP="00AC3C32"/>
    <w:p w14:paraId="6CB642C9" w14:textId="77777777" w:rsidR="00AC3C32" w:rsidRPr="00DA50F8" w:rsidRDefault="00AC3C32" w:rsidP="00AC3C32">
      <w:r>
        <w:rPr>
          <w:noProof/>
        </w:rPr>
        <w:drawing>
          <wp:inline distT="0" distB="0" distL="0" distR="0" wp14:anchorId="7CC173B6" wp14:editId="24811497">
            <wp:extent cx="5937250" cy="2228850"/>
            <wp:effectExtent l="0" t="0" r="0" b="0"/>
            <wp:docPr id="963312322" name="Picture 56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312322" name="Picture 56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E8C25" w14:textId="77777777" w:rsidR="00A95150" w:rsidRDefault="00A95150"/>
    <w:p w14:paraId="5F1D94D5" w14:textId="77777777" w:rsidR="00A95150" w:rsidRDefault="00A95150"/>
    <w:p w14:paraId="2B0AD36A" w14:textId="77777777" w:rsidR="006327C3" w:rsidRDefault="006327C3"/>
    <w:p w14:paraId="1997260F" w14:textId="77777777" w:rsidR="00A95989" w:rsidRDefault="00A95989"/>
    <w:p w14:paraId="2F761F15" w14:textId="77777777" w:rsidR="00A95989" w:rsidRDefault="00A95989"/>
    <w:p w14:paraId="5E8ECB26" w14:textId="77777777" w:rsidR="00A95989" w:rsidRDefault="00A95989"/>
    <w:p w14:paraId="246E5E94" w14:textId="77777777" w:rsidR="00A95989" w:rsidRDefault="00A95989"/>
    <w:p w14:paraId="5EEC124B" w14:textId="17605C00" w:rsidR="009C6282" w:rsidRDefault="009C6282">
      <w:r>
        <w:rPr>
          <w:noProof/>
        </w:rPr>
        <w:drawing>
          <wp:inline distT="0" distB="0" distL="0" distR="0" wp14:anchorId="5EA96F1C" wp14:editId="216E1675">
            <wp:extent cx="5937250" cy="2228850"/>
            <wp:effectExtent l="0" t="0" r="6350" b="0"/>
            <wp:docPr id="1315461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3957C" w14:textId="77777777" w:rsidR="00A95989" w:rsidRDefault="00A95989"/>
    <w:p w14:paraId="3F053B61" w14:textId="77777777" w:rsidR="00A95989" w:rsidRDefault="00A95989"/>
    <w:p w14:paraId="3E0AED17" w14:textId="77777777" w:rsidR="00A95989" w:rsidRDefault="00A95989"/>
    <w:p w14:paraId="16F9395C" w14:textId="77777777" w:rsidR="00A95989" w:rsidRDefault="00A95989"/>
    <w:p w14:paraId="41742A4B" w14:textId="77777777" w:rsidR="00A95989" w:rsidRDefault="00A95989"/>
    <w:p w14:paraId="59448CA0" w14:textId="77777777" w:rsidR="00A95989" w:rsidRDefault="00A95989"/>
    <w:p w14:paraId="1CBB4714" w14:textId="77777777" w:rsidR="00A95989" w:rsidRDefault="00A95989"/>
    <w:p w14:paraId="6934FE48" w14:textId="77777777" w:rsidR="00A95989" w:rsidRDefault="00A95989"/>
    <w:p w14:paraId="0D755EC4" w14:textId="77777777" w:rsidR="00A95989" w:rsidRDefault="00A95989"/>
    <w:p w14:paraId="12E48CA4" w14:textId="77777777" w:rsidR="00A95989" w:rsidRDefault="00A95989"/>
    <w:p w14:paraId="59EA5615" w14:textId="77777777" w:rsidR="00A95989" w:rsidRDefault="00A95989"/>
    <w:p w14:paraId="5BA99D19" w14:textId="77777777" w:rsidR="00A95989" w:rsidRDefault="00A95989"/>
    <w:p w14:paraId="53A2CF04" w14:textId="77777777" w:rsidR="00A95989" w:rsidRDefault="00A95989"/>
    <w:p w14:paraId="04EB29C7" w14:textId="77777777" w:rsidR="00A95989" w:rsidRDefault="00A95989"/>
    <w:p w14:paraId="27069DF3" w14:textId="77777777" w:rsidR="00A95989" w:rsidRDefault="00A95989"/>
    <w:p w14:paraId="2DB750CD" w14:textId="77777777" w:rsidR="00A95989" w:rsidRDefault="00A95989"/>
    <w:p w14:paraId="2D58752C" w14:textId="77777777" w:rsidR="00A95989" w:rsidRDefault="00A95989"/>
    <w:p w14:paraId="0B9FA2B8" w14:textId="77777777" w:rsidR="00A95989" w:rsidRDefault="00A95989"/>
    <w:p w14:paraId="68FA3967" w14:textId="77777777" w:rsidR="00A95989" w:rsidRDefault="00A95989"/>
    <w:p w14:paraId="0A5F635F" w14:textId="77777777" w:rsidR="00A95989" w:rsidRDefault="00A95989"/>
    <w:p w14:paraId="3B64D4C6" w14:textId="77777777" w:rsidR="00A95989" w:rsidRDefault="00A95989"/>
    <w:p w14:paraId="2D3035A1" w14:textId="77777777" w:rsidR="00A95989" w:rsidRDefault="00A95989"/>
    <w:p w14:paraId="332F9941" w14:textId="77777777" w:rsidR="00A95989" w:rsidRDefault="00A95989"/>
    <w:p w14:paraId="7746C398" w14:textId="77777777" w:rsidR="00A95989" w:rsidRDefault="00A95989"/>
    <w:p w14:paraId="72F8D95B" w14:textId="77777777" w:rsidR="004A018C" w:rsidRDefault="004A018C"/>
    <w:p w14:paraId="21E518E9" w14:textId="77777777" w:rsidR="004A018C" w:rsidRDefault="004A018C"/>
    <w:p w14:paraId="65C854FD" w14:textId="77777777" w:rsidR="00A95989" w:rsidRDefault="00A95989"/>
    <w:p w14:paraId="6A07DE67" w14:textId="77777777" w:rsidR="00A95989" w:rsidRDefault="00A95989"/>
    <w:p w14:paraId="3B2BFB3F" w14:textId="77777777" w:rsidR="00A95989" w:rsidRDefault="00A95989"/>
    <w:p w14:paraId="2D212838" w14:textId="77777777" w:rsidR="00A95989" w:rsidRDefault="00A95989"/>
    <w:p w14:paraId="06020A98" w14:textId="77777777" w:rsidR="00A95989" w:rsidRDefault="00A95989"/>
    <w:p w14:paraId="55DBB78A" w14:textId="77777777" w:rsidR="00A95989" w:rsidRDefault="00A95989"/>
    <w:p w14:paraId="6EA1DE9C" w14:textId="77777777" w:rsidR="00A95989" w:rsidRDefault="00A95989"/>
    <w:p w14:paraId="38926D4B" w14:textId="77777777" w:rsidR="00A95989" w:rsidRDefault="00A95989"/>
    <w:p w14:paraId="6EFE1BE6" w14:textId="0396D62B" w:rsidR="006327C3" w:rsidRDefault="006327C3" w:rsidP="00FF78CE">
      <w:pPr>
        <w:pStyle w:val="Heading1"/>
      </w:pPr>
      <w:bookmarkStart w:id="93" w:name="_Toc137464548"/>
      <w:r>
        <w:t>Appendix 2: Sample Binary Logistic Regression Model (Business Success)</w:t>
      </w:r>
      <w:bookmarkEnd w:id="93"/>
    </w:p>
    <w:p w14:paraId="1F28B0AE" w14:textId="77777777" w:rsidR="006327C3" w:rsidRDefault="006327C3"/>
    <w:p w14:paraId="0CD0951A" w14:textId="77777777" w:rsidR="006327C3" w:rsidRDefault="006327C3"/>
    <w:p w14:paraId="5CCA35E4" w14:textId="77777777" w:rsidR="006327C3" w:rsidRDefault="006327C3"/>
    <w:p w14:paraId="37587216" w14:textId="77777777" w:rsidR="00A95150" w:rsidRPr="00A95150" w:rsidRDefault="00A95150" w:rsidP="00A95150">
      <w:pPr>
        <w:rPr>
          <w:b/>
          <w:bCs/>
        </w:rPr>
      </w:pPr>
      <w:r w:rsidRPr="00A95150">
        <w:rPr>
          <w:b/>
          <w:bCs/>
        </w:rPr>
        <w:t>Binomial Logistic Regression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0"/>
        <w:gridCol w:w="361"/>
        <w:gridCol w:w="967"/>
        <w:gridCol w:w="270"/>
        <w:gridCol w:w="640"/>
        <w:gridCol w:w="186"/>
        <w:gridCol w:w="701"/>
        <w:gridCol w:w="186"/>
        <w:gridCol w:w="518"/>
        <w:gridCol w:w="186"/>
        <w:gridCol w:w="395"/>
        <w:gridCol w:w="186"/>
        <w:gridCol w:w="751"/>
        <w:gridCol w:w="201"/>
      </w:tblGrid>
      <w:tr w:rsidR="00A95150" w:rsidRPr="00A95150" w14:paraId="20F91486" w14:textId="77777777" w:rsidTr="00A95150">
        <w:trPr>
          <w:cantSplit/>
          <w:tblHeader/>
          <w:tblCellSpacing w:w="15" w:type="dxa"/>
        </w:trPr>
        <w:tc>
          <w:tcPr>
            <w:tcW w:w="0" w:type="auto"/>
            <w:gridSpan w:val="14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0" w:type="dxa"/>
              <w:bottom w:w="60" w:type="dxa"/>
              <w:right w:w="120" w:type="dxa"/>
            </w:tcMar>
            <w:vAlign w:val="center"/>
            <w:hideMark/>
          </w:tcPr>
          <w:p w14:paraId="571D7AB3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t>Model Fit Measures</w:t>
            </w:r>
          </w:p>
        </w:tc>
      </w:tr>
      <w:tr w:rsidR="00A95150" w:rsidRPr="00A95150" w14:paraId="34483089" w14:textId="77777777" w:rsidTr="00A95150">
        <w:trPr>
          <w:cantSplit/>
          <w:tblHeader/>
          <w:tblCellSpacing w:w="15" w:type="dxa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E9516F3" w14:textId="77777777" w:rsidR="00A95150" w:rsidRPr="00A95150" w:rsidRDefault="00A95150" w:rsidP="00A95150">
            <w:pPr>
              <w:rPr>
                <w:b/>
                <w:bCs/>
              </w:rPr>
            </w:pPr>
          </w:p>
        </w:tc>
        <w:tc>
          <w:tcPr>
            <w:tcW w:w="0" w:type="auto"/>
            <w:gridSpan w:val="6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89E1995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Overall Model Test</w:t>
            </w:r>
          </w:p>
        </w:tc>
      </w:tr>
      <w:tr w:rsidR="00A95150" w:rsidRPr="00A95150" w14:paraId="323DA055" w14:textId="77777777" w:rsidTr="00A95150">
        <w:trPr>
          <w:cantSplit/>
          <w:tblHeader/>
          <w:tblCellSpacing w:w="15" w:type="dxa"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7AD594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Model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60787E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Deviance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6FB388F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AIC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EB5CE65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R²</w:t>
            </w:r>
            <w:r w:rsidRPr="00A95150">
              <w:rPr>
                <w:b/>
                <w:bCs/>
                <w:vertAlign w:val="subscript"/>
              </w:rPr>
              <w:t>McF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FBBC9B0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χ²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354C57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df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BE728E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p</w:t>
            </w:r>
          </w:p>
        </w:tc>
      </w:tr>
      <w:tr w:rsidR="00A95150" w:rsidRPr="00A95150" w14:paraId="7B70865F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013CA257" w14:textId="77777777" w:rsidR="00A95150" w:rsidRPr="00A95150" w:rsidRDefault="00A95150" w:rsidP="00A95150">
            <w:r w:rsidRPr="00A95150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0E2CA5B2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61DD5915" w14:textId="77777777" w:rsidR="00A95150" w:rsidRPr="00A95150" w:rsidRDefault="00A95150" w:rsidP="00A95150">
            <w:r w:rsidRPr="00A95150">
              <w:t>2375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03AF618C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7A3DEAA8" w14:textId="77777777" w:rsidR="00A95150" w:rsidRPr="00A95150" w:rsidRDefault="00A95150" w:rsidP="00A95150">
            <w:r w:rsidRPr="00A95150">
              <w:t>2463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3460351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69E11874" w14:textId="77777777" w:rsidR="00A95150" w:rsidRPr="00A95150" w:rsidRDefault="00A95150" w:rsidP="00A95150">
            <w:r w:rsidRPr="00A95150">
              <w:t>0.135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7B74125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2EEFE17B" w14:textId="77777777" w:rsidR="00A95150" w:rsidRPr="00A95150" w:rsidRDefault="00A95150" w:rsidP="00A95150">
            <w:r w:rsidRPr="00A95150">
              <w:t>370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43A9F1BE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69ABD97E" w14:textId="77777777" w:rsidR="00A95150" w:rsidRPr="00A95150" w:rsidRDefault="00A95150" w:rsidP="00A95150">
            <w:r w:rsidRPr="00A95150">
              <w:t>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00C39DF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6B8F51AF" w14:textId="77777777" w:rsidR="00A95150" w:rsidRPr="00A95150" w:rsidRDefault="00A95150" w:rsidP="00A95150">
            <w:r w:rsidRPr="00A95150">
              <w:t>&lt; .001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743DA1AE" w14:textId="77777777" w:rsidR="00A95150" w:rsidRPr="00A95150" w:rsidRDefault="00A95150" w:rsidP="00A95150"/>
        </w:tc>
      </w:tr>
      <w:tr w:rsidR="00A95150" w:rsidRPr="00A95150" w14:paraId="7411A4B2" w14:textId="77777777" w:rsidTr="00A95150">
        <w:trPr>
          <w:cantSplit/>
          <w:tblCellSpacing w:w="15" w:type="dxa"/>
        </w:trPr>
        <w:tc>
          <w:tcPr>
            <w:tcW w:w="0" w:type="auto"/>
            <w:gridSpan w:val="14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6DFD596" w14:textId="77777777" w:rsidR="00A95150" w:rsidRPr="00A95150" w:rsidRDefault="00A95150" w:rsidP="00A95150"/>
        </w:tc>
      </w:tr>
    </w:tbl>
    <w:p w14:paraId="63E82C42" w14:textId="77777777" w:rsidR="00A95150" w:rsidRPr="00A95150" w:rsidRDefault="00A95150" w:rsidP="00A95150">
      <w:r w:rsidRPr="00A95150">
        <w:t> 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8"/>
        <w:gridCol w:w="186"/>
        <w:gridCol w:w="823"/>
        <w:gridCol w:w="186"/>
        <w:gridCol w:w="395"/>
        <w:gridCol w:w="186"/>
        <w:gridCol w:w="751"/>
        <w:gridCol w:w="201"/>
      </w:tblGrid>
      <w:tr w:rsidR="00A95150" w:rsidRPr="00A95150" w14:paraId="0511A140" w14:textId="77777777" w:rsidTr="00A95150">
        <w:trPr>
          <w:cantSplit/>
          <w:tblHeader/>
          <w:tblCellSpacing w:w="15" w:type="dxa"/>
        </w:trPr>
        <w:tc>
          <w:tcPr>
            <w:tcW w:w="0" w:type="auto"/>
            <w:gridSpan w:val="8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0" w:type="dxa"/>
              <w:bottom w:w="60" w:type="dxa"/>
              <w:right w:w="120" w:type="dxa"/>
            </w:tcMar>
            <w:vAlign w:val="center"/>
            <w:hideMark/>
          </w:tcPr>
          <w:p w14:paraId="5CF6D9E2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t>Omnibus Likelihood Ratio Tests</w:t>
            </w:r>
          </w:p>
        </w:tc>
      </w:tr>
      <w:tr w:rsidR="00A95150" w:rsidRPr="00A95150" w14:paraId="752A930E" w14:textId="77777777" w:rsidTr="00A9515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063C82E" w14:textId="77777777" w:rsidR="00A95150" w:rsidRPr="00A95150" w:rsidRDefault="00A95150" w:rsidP="00A95150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  <w:hideMark/>
          </w:tcPr>
          <w:p w14:paraId="5F033B77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1A0D2B42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06415374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132B3FC4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7D3A05A3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35F72A56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66200346" w14:textId="77777777" w:rsidR="00A95150" w:rsidRPr="00A95150" w:rsidRDefault="00A95150" w:rsidP="00A95150"/>
        </w:tc>
      </w:tr>
      <w:tr w:rsidR="00A95150" w:rsidRPr="00A95150" w14:paraId="4439C40A" w14:textId="77777777" w:rsidTr="00A95150">
        <w:trPr>
          <w:cantSplit/>
          <w:tblHeader/>
          <w:tblCellSpacing w:w="15" w:type="dxa"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D587F3C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Predictor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7162A71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χ²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66FE74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df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23C73F7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p</w:t>
            </w:r>
          </w:p>
        </w:tc>
      </w:tr>
      <w:tr w:rsidR="00A95150" w:rsidRPr="00A95150" w14:paraId="7B0631C1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7229064" w14:textId="77777777" w:rsidR="00A95150" w:rsidRPr="00A95150" w:rsidRDefault="00A95150" w:rsidP="00A95150">
            <w:r w:rsidRPr="00A95150">
              <w:t>Country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40A479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96917B1" w14:textId="77777777" w:rsidR="00A95150" w:rsidRPr="00A95150" w:rsidRDefault="00A95150" w:rsidP="00A95150">
            <w:r w:rsidRPr="00A95150">
              <w:t>168.44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FBE9EBD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EDCB6C3" w14:textId="77777777" w:rsidR="00A95150" w:rsidRPr="00A95150" w:rsidRDefault="00A95150" w:rsidP="00A95150">
            <w:r w:rsidRPr="00A95150"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45C4BA6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3CF2667" w14:textId="77777777" w:rsidR="00A95150" w:rsidRPr="00A95150" w:rsidRDefault="00A95150" w:rsidP="00A95150">
            <w:r w:rsidRPr="00A95150">
              <w:t>&lt; 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D010414" w14:textId="77777777" w:rsidR="00A95150" w:rsidRPr="00A95150" w:rsidRDefault="00A95150" w:rsidP="00A95150"/>
        </w:tc>
      </w:tr>
      <w:tr w:rsidR="00A95150" w:rsidRPr="00A95150" w14:paraId="3E597005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7AFA5AF" w14:textId="77777777" w:rsidR="00A95150" w:rsidRPr="00A95150" w:rsidRDefault="00A95150" w:rsidP="00A95150">
            <w:r w:rsidRPr="00A95150">
              <w:t>CountryOfReturn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8740C0E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6FF5AFD" w14:textId="77777777" w:rsidR="00A95150" w:rsidRPr="00A95150" w:rsidRDefault="00A95150" w:rsidP="00A95150">
            <w:r w:rsidRPr="00A95150">
              <w:t>12.37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D5276F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FAA165A" w14:textId="77777777" w:rsidR="00A95150" w:rsidRPr="00A95150" w:rsidRDefault="00A95150" w:rsidP="00A95150">
            <w:r w:rsidRPr="00A95150"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B285ED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6CC8BAC" w14:textId="77777777" w:rsidR="00A95150" w:rsidRPr="00A95150" w:rsidRDefault="00A95150" w:rsidP="00A95150">
            <w:r w:rsidRPr="00A95150">
              <w:t>0.336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017064B" w14:textId="77777777" w:rsidR="00A95150" w:rsidRPr="00A95150" w:rsidRDefault="00A95150" w:rsidP="00A95150"/>
        </w:tc>
      </w:tr>
      <w:tr w:rsidR="00A95150" w:rsidRPr="00A95150" w14:paraId="5A8B0FBC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82B4490" w14:textId="77777777" w:rsidR="00A95150" w:rsidRPr="00A95150" w:rsidRDefault="00A95150" w:rsidP="00A95150">
            <w:r w:rsidRPr="00A95150">
              <w:t>Gender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EF20C7E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6D64938" w14:textId="77777777" w:rsidR="00A95150" w:rsidRPr="00A95150" w:rsidRDefault="00A95150" w:rsidP="00A95150">
            <w:r w:rsidRPr="00A95150">
              <w:t>13.53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5C39E2C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C97B3A2" w14:textId="77777777" w:rsidR="00A95150" w:rsidRPr="00A95150" w:rsidRDefault="00A95150" w:rsidP="00A95150">
            <w:r w:rsidRPr="00A95150"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2D329CA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9F6FF5B" w14:textId="77777777" w:rsidR="00A95150" w:rsidRPr="00A95150" w:rsidRDefault="00A95150" w:rsidP="00A95150">
            <w:r w:rsidRPr="00A95150"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3AEF8C9" w14:textId="77777777" w:rsidR="00A95150" w:rsidRPr="00A95150" w:rsidRDefault="00A95150" w:rsidP="00A95150"/>
        </w:tc>
      </w:tr>
      <w:tr w:rsidR="00A95150" w:rsidRPr="00A95150" w14:paraId="297D7B40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3E77B89" w14:textId="77777777" w:rsidR="00A95150" w:rsidRPr="00A95150" w:rsidRDefault="00A95150" w:rsidP="00A95150">
            <w:r w:rsidRPr="00A95150">
              <w:t>AgeGroup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27B0141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3EBBCDB" w14:textId="77777777" w:rsidR="00A95150" w:rsidRPr="00A95150" w:rsidRDefault="00A95150" w:rsidP="00A95150">
            <w:r w:rsidRPr="00A95150">
              <w:t>19.24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5B8F7C6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4064C15" w14:textId="77777777" w:rsidR="00A95150" w:rsidRPr="00A95150" w:rsidRDefault="00A95150" w:rsidP="00A95150">
            <w:r w:rsidRPr="00A95150"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0A1A3B5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4124E0A" w14:textId="77777777" w:rsidR="00A95150" w:rsidRPr="00A95150" w:rsidRDefault="00A95150" w:rsidP="00A95150">
            <w:r w:rsidRPr="00A95150">
              <w:t>&lt; 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D48B611" w14:textId="77777777" w:rsidR="00A95150" w:rsidRPr="00A95150" w:rsidRDefault="00A95150" w:rsidP="00A95150"/>
        </w:tc>
      </w:tr>
      <w:tr w:rsidR="00A95150" w:rsidRPr="00A95150" w14:paraId="2681B702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DEE0E41" w14:textId="77777777" w:rsidR="00A95150" w:rsidRPr="00A95150" w:rsidRDefault="00A95150" w:rsidP="00A95150">
            <w:r w:rsidRPr="00A95150">
              <w:t>BusinessType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0A5C2C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22F47F5" w14:textId="77777777" w:rsidR="00A95150" w:rsidRPr="00A95150" w:rsidRDefault="00A95150" w:rsidP="00A95150">
            <w:r w:rsidRPr="00A95150">
              <w:t>69.71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AE843CA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B7D88A8" w14:textId="77777777" w:rsidR="00A95150" w:rsidRPr="00A95150" w:rsidRDefault="00A95150" w:rsidP="00A95150">
            <w:r w:rsidRPr="00A95150"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9F05A91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4CF35BB" w14:textId="77777777" w:rsidR="00A95150" w:rsidRPr="00A95150" w:rsidRDefault="00A95150" w:rsidP="00A95150">
            <w:r w:rsidRPr="00A95150">
              <w:t>&lt; 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C4D2498" w14:textId="77777777" w:rsidR="00A95150" w:rsidRPr="00A95150" w:rsidRDefault="00A95150" w:rsidP="00A95150"/>
        </w:tc>
      </w:tr>
      <w:tr w:rsidR="00A95150" w:rsidRPr="00A95150" w14:paraId="7B72D340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9568EC2" w14:textId="77777777" w:rsidR="00A95150" w:rsidRPr="00A95150" w:rsidRDefault="00A95150" w:rsidP="00A95150">
            <w:r w:rsidRPr="00A95150">
              <w:t>Project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8AF89CE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146A22B" w14:textId="77777777" w:rsidR="00A95150" w:rsidRPr="00A95150" w:rsidRDefault="00A95150" w:rsidP="00A95150">
            <w:r w:rsidRPr="00A95150">
              <w:t>1.08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DC80889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DFC6375" w14:textId="77777777" w:rsidR="00A95150" w:rsidRPr="00A95150" w:rsidRDefault="00A95150" w:rsidP="00A95150">
            <w:r w:rsidRPr="00A95150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6806ABA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78B38B7" w14:textId="77777777" w:rsidR="00A95150" w:rsidRPr="00A95150" w:rsidRDefault="00A95150" w:rsidP="00A95150">
            <w:r w:rsidRPr="00A95150">
              <w:t>0.298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30B8179" w14:textId="77777777" w:rsidR="00A95150" w:rsidRPr="00A95150" w:rsidRDefault="00A95150" w:rsidP="00A95150"/>
        </w:tc>
      </w:tr>
      <w:tr w:rsidR="00A95150" w:rsidRPr="00A95150" w14:paraId="193AF543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7F1F2559" w14:textId="77777777" w:rsidR="00A95150" w:rsidRPr="00A95150" w:rsidRDefault="00A95150" w:rsidP="00A95150">
            <w:r w:rsidRPr="00A95150">
              <w:t>InterviewType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68E8C522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44DFA8A8" w14:textId="77777777" w:rsidR="00A95150" w:rsidRPr="00A95150" w:rsidRDefault="00A95150" w:rsidP="00A95150">
            <w:r w:rsidRPr="00A95150">
              <w:t>8.81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5355FFC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25438CAE" w14:textId="77777777" w:rsidR="00A95150" w:rsidRPr="00A95150" w:rsidRDefault="00A95150" w:rsidP="00A95150">
            <w:r w:rsidRPr="00A95150"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2B78B8F1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515BC533" w14:textId="77777777" w:rsidR="00A95150" w:rsidRPr="00A95150" w:rsidRDefault="00A95150" w:rsidP="00A95150">
            <w:r w:rsidRPr="00A95150">
              <w:t>0.012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48A91297" w14:textId="77777777" w:rsidR="00A95150" w:rsidRPr="00A95150" w:rsidRDefault="00A95150" w:rsidP="00A95150"/>
        </w:tc>
      </w:tr>
      <w:tr w:rsidR="00A95150" w:rsidRPr="00A95150" w14:paraId="75C77127" w14:textId="77777777" w:rsidTr="00A95150">
        <w:trPr>
          <w:cantSplit/>
          <w:tblCellSpacing w:w="15" w:type="dxa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5DFCCFB" w14:textId="77777777" w:rsidR="00A95150" w:rsidRPr="00A95150" w:rsidRDefault="00A95150" w:rsidP="00A95150"/>
        </w:tc>
      </w:tr>
    </w:tbl>
    <w:p w14:paraId="7F4CD94E" w14:textId="77777777" w:rsidR="00A95150" w:rsidRPr="00A95150" w:rsidRDefault="00A95150" w:rsidP="00A95150">
      <w:r w:rsidRPr="00A95150">
        <w:t> 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00"/>
        <w:gridCol w:w="186"/>
        <w:gridCol w:w="1006"/>
        <w:gridCol w:w="186"/>
        <w:gridCol w:w="946"/>
        <w:gridCol w:w="186"/>
        <w:gridCol w:w="841"/>
        <w:gridCol w:w="186"/>
        <w:gridCol w:w="751"/>
        <w:gridCol w:w="186"/>
        <w:gridCol w:w="1313"/>
        <w:gridCol w:w="201"/>
      </w:tblGrid>
      <w:tr w:rsidR="00A95150" w:rsidRPr="00A95150" w14:paraId="3129EEE2" w14:textId="77777777" w:rsidTr="00A95150">
        <w:trPr>
          <w:cantSplit/>
          <w:tblHeader/>
          <w:tblCellSpacing w:w="15" w:type="dxa"/>
        </w:trPr>
        <w:tc>
          <w:tcPr>
            <w:tcW w:w="0" w:type="auto"/>
            <w:gridSpan w:val="1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0" w:type="dxa"/>
              <w:bottom w:w="60" w:type="dxa"/>
              <w:right w:w="120" w:type="dxa"/>
            </w:tcMar>
            <w:vAlign w:val="center"/>
            <w:hideMark/>
          </w:tcPr>
          <w:p w14:paraId="42397428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t>Model Coefficients - BusinessSucess</w:t>
            </w:r>
          </w:p>
        </w:tc>
      </w:tr>
      <w:tr w:rsidR="00A95150" w:rsidRPr="00A95150" w14:paraId="060F5056" w14:textId="77777777" w:rsidTr="00A9515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0BE3177" w14:textId="77777777" w:rsidR="00A95150" w:rsidRPr="00A95150" w:rsidRDefault="00A95150" w:rsidP="00A95150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  <w:hideMark/>
          </w:tcPr>
          <w:p w14:paraId="0B7C6226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3DCDFCF5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226E22D7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763B51CB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5CBDC1B8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76BD9C1D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631AF06E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1B869B62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1603B5E7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27661458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12273B01" w14:textId="77777777" w:rsidR="00A95150" w:rsidRPr="00A95150" w:rsidRDefault="00A95150" w:rsidP="00A95150"/>
        </w:tc>
      </w:tr>
      <w:tr w:rsidR="00A95150" w:rsidRPr="00A95150" w14:paraId="3D50CC18" w14:textId="77777777" w:rsidTr="00A95150">
        <w:trPr>
          <w:cantSplit/>
          <w:tblHeader/>
          <w:tblCellSpacing w:w="15" w:type="dxa"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489A4D9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Predictor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F85D5BF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Estimate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65F413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SE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E51681F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Z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4146AB2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p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4DE4D6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Odds ratio</w:t>
            </w:r>
          </w:p>
        </w:tc>
      </w:tr>
      <w:tr w:rsidR="00A95150" w:rsidRPr="00A95150" w14:paraId="4A069918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FB2935A" w14:textId="77777777" w:rsidR="00A95150" w:rsidRPr="00A95150" w:rsidRDefault="00A95150" w:rsidP="00A95150">
            <w:r w:rsidRPr="00A95150">
              <w:t>Intercept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0CBCD58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5918728" w14:textId="77777777" w:rsidR="00A95150" w:rsidRPr="00A95150" w:rsidRDefault="00A95150" w:rsidP="00A95150">
            <w:r w:rsidRPr="00A95150">
              <w:t>0.1960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AFAC95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20C120F" w14:textId="77777777" w:rsidR="00A95150" w:rsidRPr="00A95150" w:rsidRDefault="00A95150" w:rsidP="00A95150">
            <w:r w:rsidRPr="00A95150">
              <w:t>1.042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41DAD6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1922E18" w14:textId="77777777" w:rsidR="00A95150" w:rsidRPr="00A95150" w:rsidRDefault="00A95150" w:rsidP="00A95150">
            <w:r w:rsidRPr="00A95150">
              <w:t>0.1880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FFF3B3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D8F876B" w14:textId="77777777" w:rsidR="00A95150" w:rsidRPr="00A95150" w:rsidRDefault="00A95150" w:rsidP="00A95150">
            <w:r w:rsidRPr="00A95150">
              <w:t>0.851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64AF6ED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4EFC0E2" w14:textId="77777777" w:rsidR="00A95150" w:rsidRPr="00A95150" w:rsidRDefault="00A95150" w:rsidP="00A95150">
            <w:r w:rsidRPr="00A95150">
              <w:t>1.217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CC76F53" w14:textId="77777777" w:rsidR="00A95150" w:rsidRPr="00A95150" w:rsidRDefault="00A95150" w:rsidP="00A95150"/>
        </w:tc>
      </w:tr>
      <w:tr w:rsidR="00A95150" w:rsidRPr="00A95150" w14:paraId="54D639F8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A2C14AB" w14:textId="77777777" w:rsidR="00A95150" w:rsidRPr="00A95150" w:rsidRDefault="00A95150" w:rsidP="00A95150">
            <w:r w:rsidRPr="00A95150">
              <w:t>Country: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821D3FE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4CE7218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EFBCCB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CEAA6E9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1120539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B5F279B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C7F6596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E690421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DD0619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E3DDF83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6B47AC3" w14:textId="77777777" w:rsidR="00A95150" w:rsidRPr="00A95150" w:rsidRDefault="00A95150" w:rsidP="00A95150"/>
        </w:tc>
      </w:tr>
      <w:tr w:rsidR="00A95150" w:rsidRPr="00A95150" w14:paraId="1A309DC0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397AC299" w14:textId="77777777" w:rsidR="00A95150" w:rsidRPr="00A95150" w:rsidRDefault="00A95150" w:rsidP="00A95150">
            <w:r w:rsidRPr="00A95150">
              <w:t>Cameroun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58849D0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8848F6C" w14:textId="77777777" w:rsidR="00A95150" w:rsidRPr="00A95150" w:rsidRDefault="00A95150" w:rsidP="00A95150">
            <w:r w:rsidRPr="00A95150">
              <w:t>-14.1541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07EFA6D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259F96B" w14:textId="77777777" w:rsidR="00A95150" w:rsidRPr="00A95150" w:rsidRDefault="00A95150" w:rsidP="00A95150">
            <w:r w:rsidRPr="00A95150">
              <w:t>606.278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0C2653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CB11B84" w14:textId="77777777" w:rsidR="00A95150" w:rsidRPr="00A95150" w:rsidRDefault="00A95150" w:rsidP="00A95150">
            <w:r w:rsidRPr="00A95150">
              <w:t>-0.0233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1793D19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32986A8" w14:textId="77777777" w:rsidR="00A95150" w:rsidRPr="00A95150" w:rsidRDefault="00A95150" w:rsidP="00A95150">
            <w:r w:rsidRPr="00A95150">
              <w:t>0.981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B1F92B5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54BE728" w14:textId="77777777" w:rsidR="00A95150" w:rsidRPr="00A95150" w:rsidRDefault="00A95150" w:rsidP="00A95150">
            <w:r w:rsidRPr="00A95150">
              <w:t>7.13e-7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BEFD0F8" w14:textId="77777777" w:rsidR="00A95150" w:rsidRPr="00A95150" w:rsidRDefault="00A95150" w:rsidP="00A95150"/>
        </w:tc>
      </w:tr>
      <w:tr w:rsidR="00A95150" w:rsidRPr="00A95150" w14:paraId="0159E173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5620988E" w14:textId="77777777" w:rsidR="00A95150" w:rsidRPr="00A95150" w:rsidRDefault="00A95150" w:rsidP="00A95150">
            <w:r w:rsidRPr="00A95150">
              <w:t>Côte D'Ivoire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B89563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EBCE1D5" w14:textId="77777777" w:rsidR="00A95150" w:rsidRPr="00A95150" w:rsidRDefault="00A95150" w:rsidP="00A95150">
            <w:r w:rsidRPr="00A95150">
              <w:t>0.0755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F307328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0BEAA03" w14:textId="77777777" w:rsidR="00A95150" w:rsidRPr="00A95150" w:rsidRDefault="00A95150" w:rsidP="00A95150">
            <w:r w:rsidRPr="00A95150">
              <w:t>0.235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D8CFED1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5188DF1" w14:textId="77777777" w:rsidR="00A95150" w:rsidRPr="00A95150" w:rsidRDefault="00A95150" w:rsidP="00A95150">
            <w:r w:rsidRPr="00A95150">
              <w:t>0.3216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A0A0D5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EADFA87" w14:textId="77777777" w:rsidR="00A95150" w:rsidRPr="00A95150" w:rsidRDefault="00A95150" w:rsidP="00A95150">
            <w:r w:rsidRPr="00A95150">
              <w:t>0.748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370CA8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917AEA8" w14:textId="77777777" w:rsidR="00A95150" w:rsidRPr="00A95150" w:rsidRDefault="00A95150" w:rsidP="00A95150">
            <w:r w:rsidRPr="00A95150">
              <w:t>1.078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C9453A7" w14:textId="77777777" w:rsidR="00A95150" w:rsidRPr="00A95150" w:rsidRDefault="00A95150" w:rsidP="00A95150"/>
        </w:tc>
      </w:tr>
      <w:tr w:rsidR="00A95150" w:rsidRPr="00A95150" w14:paraId="3914701E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702A9998" w14:textId="77777777" w:rsidR="00A95150" w:rsidRPr="00A95150" w:rsidRDefault="00A95150" w:rsidP="00A95150">
            <w:r w:rsidRPr="00A95150">
              <w:t>Gambie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D534B7D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F83D5BF" w14:textId="77777777" w:rsidR="00A95150" w:rsidRPr="00A95150" w:rsidRDefault="00A95150" w:rsidP="00A95150">
            <w:r w:rsidRPr="00A95150">
              <w:t>-0.9322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FABEA56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149B916" w14:textId="77777777" w:rsidR="00A95150" w:rsidRPr="00A95150" w:rsidRDefault="00A95150" w:rsidP="00A95150">
            <w:r w:rsidRPr="00A95150">
              <w:t>0.277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44E64A6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E77FE42" w14:textId="77777777" w:rsidR="00A95150" w:rsidRPr="00A95150" w:rsidRDefault="00A95150" w:rsidP="00A95150">
            <w:r w:rsidRPr="00A95150">
              <w:t>-3.3663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C620E88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8D4481A" w14:textId="77777777" w:rsidR="00A95150" w:rsidRPr="00A95150" w:rsidRDefault="00A95150" w:rsidP="00A95150">
            <w:r w:rsidRPr="00A95150">
              <w:t>&lt; 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2DEFF5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FF663AE" w14:textId="77777777" w:rsidR="00A95150" w:rsidRPr="00A95150" w:rsidRDefault="00A95150" w:rsidP="00A95150">
            <w:r w:rsidRPr="00A95150">
              <w:t>0.394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A5AD118" w14:textId="77777777" w:rsidR="00A95150" w:rsidRPr="00A95150" w:rsidRDefault="00A95150" w:rsidP="00A95150"/>
        </w:tc>
      </w:tr>
      <w:tr w:rsidR="00A95150" w:rsidRPr="00A95150" w14:paraId="69A476C2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601E060A" w14:textId="77777777" w:rsidR="00A95150" w:rsidRPr="00A95150" w:rsidRDefault="00A95150" w:rsidP="00A95150">
            <w:r w:rsidRPr="00A95150">
              <w:t>Ghana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ADA90FC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DF90E35" w14:textId="77777777" w:rsidR="00A95150" w:rsidRPr="00A95150" w:rsidRDefault="00A95150" w:rsidP="00A95150">
            <w:r w:rsidRPr="00A95150">
              <w:t>2.3788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6A2C811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DE21295" w14:textId="77777777" w:rsidR="00A95150" w:rsidRPr="00A95150" w:rsidRDefault="00A95150" w:rsidP="00A95150">
            <w:r w:rsidRPr="00A95150">
              <w:t>0.297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4EFD93D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06DBD6B" w14:textId="77777777" w:rsidR="00A95150" w:rsidRPr="00A95150" w:rsidRDefault="00A95150" w:rsidP="00A95150">
            <w:r w:rsidRPr="00A95150">
              <w:t>8.0143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D089DEC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E9F175C" w14:textId="77777777" w:rsidR="00A95150" w:rsidRPr="00A95150" w:rsidRDefault="00A95150" w:rsidP="00A95150">
            <w:r w:rsidRPr="00A95150">
              <w:t>&lt; 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850203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4F0476D" w14:textId="77777777" w:rsidR="00A95150" w:rsidRPr="00A95150" w:rsidRDefault="00A95150" w:rsidP="00A95150">
            <w:r w:rsidRPr="00A95150">
              <w:t>10.792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0F106F2" w14:textId="77777777" w:rsidR="00A95150" w:rsidRPr="00A95150" w:rsidRDefault="00A95150" w:rsidP="00A95150"/>
        </w:tc>
      </w:tr>
      <w:tr w:rsidR="00A95150" w:rsidRPr="00A95150" w14:paraId="2E2754DC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656CF2A0" w14:textId="77777777" w:rsidR="00A95150" w:rsidRPr="00A95150" w:rsidRDefault="00A95150" w:rsidP="00A95150">
            <w:r w:rsidRPr="00A95150">
              <w:t>Guinée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FA4D186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106BCA7" w14:textId="77777777" w:rsidR="00A95150" w:rsidRPr="00A95150" w:rsidRDefault="00A95150" w:rsidP="00A95150">
            <w:r w:rsidRPr="00A95150">
              <w:t>0.6500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A800445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C30AE59" w14:textId="77777777" w:rsidR="00A95150" w:rsidRPr="00A95150" w:rsidRDefault="00A95150" w:rsidP="00A95150">
            <w:r w:rsidRPr="00A95150">
              <w:t>0.273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29D59A8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9856D41" w14:textId="77777777" w:rsidR="00A95150" w:rsidRPr="00A95150" w:rsidRDefault="00A95150" w:rsidP="00A95150">
            <w:r w:rsidRPr="00A95150">
              <w:t>2.3815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EBD2DA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A8E4899" w14:textId="77777777" w:rsidR="00A95150" w:rsidRPr="00A95150" w:rsidRDefault="00A95150" w:rsidP="00A95150">
            <w:r w:rsidRPr="00A95150">
              <w:t>0.017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F83EE00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34E365E" w14:textId="77777777" w:rsidR="00A95150" w:rsidRPr="00A95150" w:rsidRDefault="00A95150" w:rsidP="00A95150">
            <w:r w:rsidRPr="00A95150">
              <w:t>1.916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A8868C0" w14:textId="77777777" w:rsidR="00A95150" w:rsidRPr="00A95150" w:rsidRDefault="00A95150" w:rsidP="00A95150"/>
        </w:tc>
      </w:tr>
      <w:tr w:rsidR="00A95150" w:rsidRPr="00A95150" w14:paraId="50BCC885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35EF3DDC" w14:textId="77777777" w:rsidR="00A95150" w:rsidRPr="00A95150" w:rsidRDefault="00A95150" w:rsidP="00A95150">
            <w:r w:rsidRPr="00A95150">
              <w:t>Mali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624F4C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2CEE6DC" w14:textId="77777777" w:rsidR="00A95150" w:rsidRPr="00A95150" w:rsidRDefault="00A95150" w:rsidP="00A95150">
            <w:r w:rsidRPr="00A95150">
              <w:t>0.1783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67B4FB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3AE6931" w14:textId="77777777" w:rsidR="00A95150" w:rsidRPr="00A95150" w:rsidRDefault="00A95150" w:rsidP="00A95150">
            <w:r w:rsidRPr="00A95150">
              <w:t>0.348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5062F61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9546703" w14:textId="77777777" w:rsidR="00A95150" w:rsidRPr="00A95150" w:rsidRDefault="00A95150" w:rsidP="00A95150">
            <w:r w:rsidRPr="00A95150">
              <w:t>0.5126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600E8E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BF4E2A1" w14:textId="77777777" w:rsidR="00A95150" w:rsidRPr="00A95150" w:rsidRDefault="00A95150" w:rsidP="00A95150">
            <w:r w:rsidRPr="00A95150">
              <w:t>0.608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CA7111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04811C0" w14:textId="77777777" w:rsidR="00A95150" w:rsidRPr="00A95150" w:rsidRDefault="00A95150" w:rsidP="00A95150">
            <w:r w:rsidRPr="00A95150">
              <w:t>1.195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7DDBD87" w14:textId="77777777" w:rsidR="00A95150" w:rsidRPr="00A95150" w:rsidRDefault="00A95150" w:rsidP="00A95150"/>
        </w:tc>
      </w:tr>
      <w:tr w:rsidR="00A95150" w:rsidRPr="00A95150" w14:paraId="565D6D6D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75658668" w14:textId="77777777" w:rsidR="00A95150" w:rsidRPr="00A95150" w:rsidRDefault="00A95150" w:rsidP="00A95150">
            <w:r w:rsidRPr="00A95150">
              <w:t>Mauritanie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2E239C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BCFFDE2" w14:textId="77777777" w:rsidR="00A95150" w:rsidRPr="00A95150" w:rsidRDefault="00A95150" w:rsidP="00A95150">
            <w:r w:rsidRPr="00A95150">
              <w:t>14.9820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54B987A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0253DD6" w14:textId="77777777" w:rsidR="00A95150" w:rsidRPr="00A95150" w:rsidRDefault="00A95150" w:rsidP="00A95150">
            <w:r w:rsidRPr="00A95150">
              <w:t>882.743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FC2197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4574166" w14:textId="77777777" w:rsidR="00A95150" w:rsidRPr="00A95150" w:rsidRDefault="00A95150" w:rsidP="00A95150">
            <w:r w:rsidRPr="00A95150">
              <w:t>0.0170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27499D5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E3E478F" w14:textId="77777777" w:rsidR="00A95150" w:rsidRPr="00A95150" w:rsidRDefault="00A95150" w:rsidP="00A95150">
            <w:r w:rsidRPr="00A95150">
              <w:t>0.986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64C283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2AFBC25" w14:textId="77777777" w:rsidR="00A95150" w:rsidRPr="00A95150" w:rsidRDefault="00A95150" w:rsidP="00A95150">
            <w:r w:rsidRPr="00A95150">
              <w:t>3.21e+6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AD19C13" w14:textId="77777777" w:rsidR="00A95150" w:rsidRPr="00A95150" w:rsidRDefault="00A95150" w:rsidP="00A95150"/>
        </w:tc>
      </w:tr>
      <w:tr w:rsidR="00A95150" w:rsidRPr="00A95150" w14:paraId="603E4010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593BD76C" w14:textId="77777777" w:rsidR="00A95150" w:rsidRPr="00A95150" w:rsidRDefault="00A95150" w:rsidP="00A95150">
            <w:r w:rsidRPr="00A95150">
              <w:t>Niger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7C4287E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B5256F1" w14:textId="77777777" w:rsidR="00A95150" w:rsidRPr="00A95150" w:rsidRDefault="00A95150" w:rsidP="00A95150">
            <w:r w:rsidRPr="00A95150">
              <w:t>-13.0686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0DE4E5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B7043EE" w14:textId="77777777" w:rsidR="00A95150" w:rsidRPr="00A95150" w:rsidRDefault="00A95150" w:rsidP="00A95150">
            <w:r w:rsidRPr="00A95150">
              <w:t>882.743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CEB09FC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FEABA39" w14:textId="77777777" w:rsidR="00A95150" w:rsidRPr="00A95150" w:rsidRDefault="00A95150" w:rsidP="00A95150">
            <w:r w:rsidRPr="00A95150">
              <w:t>-0.0148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AF706F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1D2AE5C" w14:textId="77777777" w:rsidR="00A95150" w:rsidRPr="00A95150" w:rsidRDefault="00A95150" w:rsidP="00A95150">
            <w:r w:rsidRPr="00A95150">
              <w:t>0.988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A77D2A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1D9BC64" w14:textId="77777777" w:rsidR="00A95150" w:rsidRPr="00A95150" w:rsidRDefault="00A95150" w:rsidP="00A95150">
            <w:r w:rsidRPr="00A95150">
              <w:t>2.11e-6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91D331A" w14:textId="77777777" w:rsidR="00A95150" w:rsidRPr="00A95150" w:rsidRDefault="00A95150" w:rsidP="00A95150"/>
        </w:tc>
      </w:tr>
      <w:tr w:rsidR="00A95150" w:rsidRPr="00A95150" w14:paraId="73AA0455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4F2C9AED" w14:textId="77777777" w:rsidR="00A95150" w:rsidRPr="00A95150" w:rsidRDefault="00A95150" w:rsidP="00A95150">
            <w:r w:rsidRPr="00A95150">
              <w:t>Nigeria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D404C4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6BAA233" w14:textId="77777777" w:rsidR="00A95150" w:rsidRPr="00A95150" w:rsidRDefault="00A95150" w:rsidP="00A95150">
            <w:r w:rsidRPr="00A95150">
              <w:t>0.3670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0ED3BBE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819D13A" w14:textId="77777777" w:rsidR="00A95150" w:rsidRPr="00A95150" w:rsidRDefault="00A95150" w:rsidP="00A95150">
            <w:r w:rsidRPr="00A95150">
              <w:t>0.296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17C5272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973B7FA" w14:textId="77777777" w:rsidR="00A95150" w:rsidRPr="00A95150" w:rsidRDefault="00A95150" w:rsidP="00A95150">
            <w:r w:rsidRPr="00A95150">
              <w:t>1.2404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765E67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B47F5D8" w14:textId="77777777" w:rsidR="00A95150" w:rsidRPr="00A95150" w:rsidRDefault="00A95150" w:rsidP="00A95150">
            <w:r w:rsidRPr="00A95150">
              <w:t>0.215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2AF2E4C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58FD062" w14:textId="77777777" w:rsidR="00A95150" w:rsidRPr="00A95150" w:rsidRDefault="00A95150" w:rsidP="00A95150">
            <w:r w:rsidRPr="00A95150">
              <w:t>1.443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93A10F9" w14:textId="77777777" w:rsidR="00A95150" w:rsidRPr="00A95150" w:rsidRDefault="00A95150" w:rsidP="00A95150"/>
        </w:tc>
      </w:tr>
      <w:tr w:rsidR="00A95150" w:rsidRPr="00A95150" w14:paraId="40856A29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5C7535F3" w14:textId="77777777" w:rsidR="00A95150" w:rsidRPr="00A95150" w:rsidRDefault="00A95150" w:rsidP="00A95150">
            <w:r w:rsidRPr="00A95150">
              <w:t>Sierra-Leone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7A39BE6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AA07A41" w14:textId="77777777" w:rsidR="00A95150" w:rsidRPr="00A95150" w:rsidRDefault="00A95150" w:rsidP="00A95150">
            <w:r w:rsidRPr="00A95150">
              <w:t>-0.3447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97EF630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6B782E8" w14:textId="77777777" w:rsidR="00A95150" w:rsidRPr="00A95150" w:rsidRDefault="00A95150" w:rsidP="00A95150">
            <w:r w:rsidRPr="00A95150">
              <w:t>0.419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925AE50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59CF719" w14:textId="77777777" w:rsidR="00A95150" w:rsidRPr="00A95150" w:rsidRDefault="00A95150" w:rsidP="00A95150">
            <w:r w:rsidRPr="00A95150">
              <w:t>-0.8224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1C0513A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9F8DB10" w14:textId="77777777" w:rsidR="00A95150" w:rsidRPr="00A95150" w:rsidRDefault="00A95150" w:rsidP="00A95150">
            <w:r w:rsidRPr="00A95150">
              <w:t>0.411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AF8C91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5480EE9" w14:textId="77777777" w:rsidR="00A95150" w:rsidRPr="00A95150" w:rsidRDefault="00A95150" w:rsidP="00A95150">
            <w:r w:rsidRPr="00A95150">
              <w:t>0.708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870F576" w14:textId="77777777" w:rsidR="00A95150" w:rsidRPr="00A95150" w:rsidRDefault="00A95150" w:rsidP="00A95150"/>
        </w:tc>
      </w:tr>
      <w:tr w:rsidR="00A95150" w:rsidRPr="00A95150" w14:paraId="1C32FCD8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59468CDF" w14:textId="77777777" w:rsidR="00A95150" w:rsidRPr="00A95150" w:rsidRDefault="00A95150" w:rsidP="00A95150">
            <w:r w:rsidRPr="00A95150">
              <w:t>Sénégal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2972906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C0D6EC4" w14:textId="77777777" w:rsidR="00A95150" w:rsidRPr="00A95150" w:rsidRDefault="00A95150" w:rsidP="00A95150">
            <w:r w:rsidRPr="00A95150">
              <w:t>0.1562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A5F6020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7F76D0A" w14:textId="77777777" w:rsidR="00A95150" w:rsidRPr="00A95150" w:rsidRDefault="00A95150" w:rsidP="00A95150">
            <w:r w:rsidRPr="00A95150">
              <w:t>0.214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A1EE210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DD359F3" w14:textId="77777777" w:rsidR="00A95150" w:rsidRPr="00A95150" w:rsidRDefault="00A95150" w:rsidP="00A95150">
            <w:r w:rsidRPr="00A95150">
              <w:t>0.7308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02EACD2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9A8E3B4" w14:textId="77777777" w:rsidR="00A95150" w:rsidRPr="00A95150" w:rsidRDefault="00A95150" w:rsidP="00A95150">
            <w:r w:rsidRPr="00A95150">
              <w:t>0.465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F34746A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A62E271" w14:textId="77777777" w:rsidR="00A95150" w:rsidRPr="00A95150" w:rsidRDefault="00A95150" w:rsidP="00A95150">
            <w:r w:rsidRPr="00A95150">
              <w:t>1.169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E960462" w14:textId="77777777" w:rsidR="00A95150" w:rsidRPr="00A95150" w:rsidRDefault="00A95150" w:rsidP="00A95150"/>
        </w:tc>
      </w:tr>
      <w:tr w:rsidR="00A95150" w:rsidRPr="00A95150" w14:paraId="28CD40AF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6B1AAAC1" w14:textId="77777777" w:rsidR="00A95150" w:rsidRPr="00A95150" w:rsidRDefault="00A95150" w:rsidP="00A95150">
            <w:r w:rsidRPr="00A95150">
              <w:lastRenderedPageBreak/>
              <w:t>Tchad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915A878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EECF542" w14:textId="77777777" w:rsidR="00A95150" w:rsidRPr="00A95150" w:rsidRDefault="00A95150" w:rsidP="00A95150">
            <w:r w:rsidRPr="00A95150">
              <w:t>-0.6208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389D3F1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994C522" w14:textId="77777777" w:rsidR="00A95150" w:rsidRPr="00A95150" w:rsidRDefault="00A95150" w:rsidP="00A95150">
            <w:r w:rsidRPr="00A95150">
              <w:t>0.436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B5B512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94496DC" w14:textId="77777777" w:rsidR="00A95150" w:rsidRPr="00A95150" w:rsidRDefault="00A95150" w:rsidP="00A95150">
            <w:r w:rsidRPr="00A95150">
              <w:t>-1.4242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75C6C6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FB6CC1B" w14:textId="77777777" w:rsidR="00A95150" w:rsidRPr="00A95150" w:rsidRDefault="00A95150" w:rsidP="00A95150">
            <w:r w:rsidRPr="00A95150">
              <w:t>0.154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2C1263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6E3CFF0" w14:textId="77777777" w:rsidR="00A95150" w:rsidRPr="00A95150" w:rsidRDefault="00A95150" w:rsidP="00A95150">
            <w:r w:rsidRPr="00A95150">
              <w:t>0.537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CAD20B9" w14:textId="77777777" w:rsidR="00A95150" w:rsidRPr="00A95150" w:rsidRDefault="00A95150" w:rsidP="00A95150"/>
        </w:tc>
      </w:tr>
      <w:tr w:rsidR="00A95150" w:rsidRPr="00A95150" w14:paraId="543314D0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65374D7E" w14:textId="77777777" w:rsidR="00A95150" w:rsidRPr="00A95150" w:rsidRDefault="00A95150" w:rsidP="00A95150">
            <w:r w:rsidRPr="00A95150">
              <w:t>Togo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5A4C566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D359FBC" w14:textId="77777777" w:rsidR="00A95150" w:rsidRPr="00A95150" w:rsidRDefault="00A95150" w:rsidP="00A95150">
            <w:r w:rsidRPr="00A95150">
              <w:t>-0.1471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D3DECA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BAC982A" w14:textId="77777777" w:rsidR="00A95150" w:rsidRPr="00A95150" w:rsidRDefault="00A95150" w:rsidP="00A95150">
            <w:r w:rsidRPr="00A95150">
              <w:t>0.813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7564065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2F16B49" w14:textId="77777777" w:rsidR="00A95150" w:rsidRPr="00A95150" w:rsidRDefault="00A95150" w:rsidP="00A95150">
            <w:r w:rsidRPr="00A95150">
              <w:t>-0.1808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2ADAE7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C0A774D" w14:textId="77777777" w:rsidR="00A95150" w:rsidRPr="00A95150" w:rsidRDefault="00A95150" w:rsidP="00A95150">
            <w:r w:rsidRPr="00A95150">
              <w:t>0.856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88F92AC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6FAB830" w14:textId="77777777" w:rsidR="00A95150" w:rsidRPr="00A95150" w:rsidRDefault="00A95150" w:rsidP="00A95150">
            <w:r w:rsidRPr="00A95150">
              <w:t>0.863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B78CBE7" w14:textId="77777777" w:rsidR="00A95150" w:rsidRPr="00A95150" w:rsidRDefault="00A95150" w:rsidP="00A95150"/>
        </w:tc>
      </w:tr>
      <w:tr w:rsidR="00A95150" w:rsidRPr="00A95150" w14:paraId="79D71F9D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6B25CBC" w14:textId="77777777" w:rsidR="00A95150" w:rsidRPr="00A95150" w:rsidRDefault="00A95150" w:rsidP="00A95150">
            <w:r w:rsidRPr="00A95150">
              <w:t>CountryOfReturn: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39C64B9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1D0F189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7CEF6ED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9E3B9FD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062FB39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04C8B28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3834205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D886E0A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5F266A0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F57DEAB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9061817" w14:textId="77777777" w:rsidR="00A95150" w:rsidRPr="00A95150" w:rsidRDefault="00A95150" w:rsidP="00A95150"/>
        </w:tc>
      </w:tr>
      <w:tr w:rsidR="00A95150" w:rsidRPr="00A95150" w14:paraId="26ECE436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4CE4D494" w14:textId="77777777" w:rsidR="00A95150" w:rsidRPr="00A95150" w:rsidRDefault="00A95150" w:rsidP="00A95150">
            <w:r w:rsidRPr="00A95150">
              <w:t>Autre – Algerie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1BC0610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541548D" w14:textId="77777777" w:rsidR="00A95150" w:rsidRPr="00A95150" w:rsidRDefault="00A95150" w:rsidP="00A95150">
            <w:r w:rsidRPr="00A95150">
              <w:t>-0.1093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6557CAA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89C75A1" w14:textId="77777777" w:rsidR="00A95150" w:rsidRPr="00A95150" w:rsidRDefault="00A95150" w:rsidP="00A95150">
            <w:r w:rsidRPr="00A95150">
              <w:t>0.263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5595C3C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0342CDC" w14:textId="77777777" w:rsidR="00A95150" w:rsidRPr="00A95150" w:rsidRDefault="00A95150" w:rsidP="00A95150">
            <w:r w:rsidRPr="00A95150">
              <w:t>-0.4155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CA9BD35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6CC4017" w14:textId="77777777" w:rsidR="00A95150" w:rsidRPr="00A95150" w:rsidRDefault="00A95150" w:rsidP="00A95150">
            <w:r w:rsidRPr="00A95150">
              <w:t>0.678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4C3A825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1165B99" w14:textId="77777777" w:rsidR="00A95150" w:rsidRPr="00A95150" w:rsidRDefault="00A95150" w:rsidP="00A95150">
            <w:r w:rsidRPr="00A95150">
              <w:t>0.896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1C4D359" w14:textId="77777777" w:rsidR="00A95150" w:rsidRPr="00A95150" w:rsidRDefault="00A95150" w:rsidP="00A95150"/>
        </w:tc>
      </w:tr>
      <w:tr w:rsidR="00A95150" w:rsidRPr="00A95150" w14:paraId="2D7A82C2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68FBAE3A" w14:textId="77777777" w:rsidR="00A95150" w:rsidRPr="00A95150" w:rsidRDefault="00A95150" w:rsidP="00A95150">
            <w:r w:rsidRPr="00A95150">
              <w:t>Burkina Faso – Algerie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A57D345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650BCA2" w14:textId="77777777" w:rsidR="00A95150" w:rsidRPr="00A95150" w:rsidRDefault="00A95150" w:rsidP="00A95150">
            <w:r w:rsidRPr="00A95150">
              <w:t>-0.0629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261600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CADC9D3" w14:textId="77777777" w:rsidR="00A95150" w:rsidRPr="00A95150" w:rsidRDefault="00A95150" w:rsidP="00A95150">
            <w:r w:rsidRPr="00A95150">
              <w:t>0.783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224A95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380B0CA" w14:textId="77777777" w:rsidR="00A95150" w:rsidRPr="00A95150" w:rsidRDefault="00A95150" w:rsidP="00A95150">
            <w:r w:rsidRPr="00A95150">
              <w:t>-0.0803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B0B14D8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32B65AE" w14:textId="77777777" w:rsidR="00A95150" w:rsidRPr="00A95150" w:rsidRDefault="00A95150" w:rsidP="00A95150">
            <w:r w:rsidRPr="00A95150">
              <w:t>0.936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2E89B6E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09F8EEC" w14:textId="77777777" w:rsidR="00A95150" w:rsidRPr="00A95150" w:rsidRDefault="00A95150" w:rsidP="00A95150">
            <w:r w:rsidRPr="00A95150">
              <w:t>0.939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43AC3E9" w14:textId="77777777" w:rsidR="00A95150" w:rsidRPr="00A95150" w:rsidRDefault="00A95150" w:rsidP="00A95150"/>
        </w:tc>
      </w:tr>
      <w:tr w:rsidR="00A95150" w:rsidRPr="00A95150" w14:paraId="35403213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4FF72065" w14:textId="77777777" w:rsidR="00A95150" w:rsidRPr="00A95150" w:rsidRDefault="00A95150" w:rsidP="00A95150">
            <w:r w:rsidRPr="00A95150">
              <w:t>Cameroun – Algerie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6A2AD50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9DFC21C" w14:textId="77777777" w:rsidR="00A95150" w:rsidRPr="00A95150" w:rsidRDefault="00A95150" w:rsidP="00A95150">
            <w:r w:rsidRPr="00A95150">
              <w:t>0.8820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826832A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882B7AD" w14:textId="77777777" w:rsidR="00A95150" w:rsidRPr="00A95150" w:rsidRDefault="00A95150" w:rsidP="00A95150">
            <w:r w:rsidRPr="00A95150">
              <w:t>1.243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9CD446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2C549F4" w14:textId="77777777" w:rsidR="00A95150" w:rsidRPr="00A95150" w:rsidRDefault="00A95150" w:rsidP="00A95150">
            <w:r w:rsidRPr="00A95150">
              <w:t>0.7094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5B2F421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D4C4B56" w14:textId="77777777" w:rsidR="00A95150" w:rsidRPr="00A95150" w:rsidRDefault="00A95150" w:rsidP="00A95150">
            <w:r w:rsidRPr="00A95150">
              <w:t>0.478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2F308A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0A06D93" w14:textId="77777777" w:rsidR="00A95150" w:rsidRPr="00A95150" w:rsidRDefault="00A95150" w:rsidP="00A95150">
            <w:r w:rsidRPr="00A95150">
              <w:t>2.416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59877FF" w14:textId="77777777" w:rsidR="00A95150" w:rsidRPr="00A95150" w:rsidRDefault="00A95150" w:rsidP="00A95150"/>
        </w:tc>
      </w:tr>
      <w:tr w:rsidR="00A95150" w:rsidRPr="00A95150" w14:paraId="217F91D1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7ACDE4D5" w14:textId="77777777" w:rsidR="00A95150" w:rsidRPr="00A95150" w:rsidRDefault="00A95150" w:rsidP="00A95150">
            <w:r w:rsidRPr="00A95150">
              <w:t>Chad – Algerie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7D0A8BA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AE5D066" w14:textId="77777777" w:rsidR="00A95150" w:rsidRPr="00A95150" w:rsidRDefault="00A95150" w:rsidP="00A95150">
            <w:r w:rsidRPr="00A95150">
              <w:t>-0.5272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D7890F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55DA773" w14:textId="77777777" w:rsidR="00A95150" w:rsidRPr="00A95150" w:rsidRDefault="00A95150" w:rsidP="00A95150">
            <w:r w:rsidRPr="00A95150">
              <w:t>0.536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4EDB335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E00B637" w14:textId="77777777" w:rsidR="00A95150" w:rsidRPr="00A95150" w:rsidRDefault="00A95150" w:rsidP="00A95150">
            <w:r w:rsidRPr="00A95150">
              <w:t>-0.9836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C5B647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92B5A8A" w14:textId="77777777" w:rsidR="00A95150" w:rsidRPr="00A95150" w:rsidRDefault="00A95150" w:rsidP="00A95150">
            <w:r w:rsidRPr="00A95150">
              <w:t>0.325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F3D4A7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D5E3AAE" w14:textId="77777777" w:rsidR="00A95150" w:rsidRPr="00A95150" w:rsidRDefault="00A95150" w:rsidP="00A95150">
            <w:r w:rsidRPr="00A95150">
              <w:t>0.590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2FDE679" w14:textId="77777777" w:rsidR="00A95150" w:rsidRPr="00A95150" w:rsidRDefault="00A95150" w:rsidP="00A95150"/>
        </w:tc>
      </w:tr>
      <w:tr w:rsidR="00A95150" w:rsidRPr="00A95150" w14:paraId="58F47812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3609BAF2" w14:textId="77777777" w:rsidR="00A95150" w:rsidRPr="00A95150" w:rsidRDefault="00A95150" w:rsidP="00A95150">
            <w:r w:rsidRPr="00A95150">
              <w:t>Gambie – Algerie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E559C59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55BD248" w14:textId="77777777" w:rsidR="00A95150" w:rsidRPr="00A95150" w:rsidRDefault="00A95150" w:rsidP="00A95150">
            <w:r w:rsidRPr="00A95150">
              <w:t>-0.3078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E9EE6BA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1064DDA" w14:textId="77777777" w:rsidR="00A95150" w:rsidRPr="00A95150" w:rsidRDefault="00A95150" w:rsidP="00A95150">
            <w:r w:rsidRPr="00A95150">
              <w:t>1.253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9E58DB2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679B5E9" w14:textId="77777777" w:rsidR="00A95150" w:rsidRPr="00A95150" w:rsidRDefault="00A95150" w:rsidP="00A95150">
            <w:r w:rsidRPr="00A95150">
              <w:t>-0.2457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6449A16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0D83427" w14:textId="77777777" w:rsidR="00A95150" w:rsidRPr="00A95150" w:rsidRDefault="00A95150" w:rsidP="00A95150">
            <w:r w:rsidRPr="00A95150">
              <w:t>0.806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155A72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DFADEC9" w14:textId="77777777" w:rsidR="00A95150" w:rsidRPr="00A95150" w:rsidRDefault="00A95150" w:rsidP="00A95150">
            <w:r w:rsidRPr="00A95150">
              <w:t>0.735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C418768" w14:textId="77777777" w:rsidR="00A95150" w:rsidRPr="00A95150" w:rsidRDefault="00A95150" w:rsidP="00A95150"/>
        </w:tc>
      </w:tr>
      <w:tr w:rsidR="00A95150" w:rsidRPr="00A95150" w14:paraId="10A19525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35AF3BD5" w14:textId="77777777" w:rsidR="00A95150" w:rsidRPr="00A95150" w:rsidRDefault="00A95150" w:rsidP="00A95150">
            <w:r w:rsidRPr="00A95150">
              <w:t>Ghana – Algerie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E97266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7AA31D0" w14:textId="77777777" w:rsidR="00A95150" w:rsidRPr="00A95150" w:rsidRDefault="00A95150" w:rsidP="00A95150">
            <w:r w:rsidRPr="00A95150">
              <w:t>14.7543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745C8F6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B3B5B62" w14:textId="77777777" w:rsidR="00A95150" w:rsidRPr="00A95150" w:rsidRDefault="00A95150" w:rsidP="00A95150">
            <w:r w:rsidRPr="00A95150">
              <w:t>882.743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F2DAC86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6405610" w14:textId="77777777" w:rsidR="00A95150" w:rsidRPr="00A95150" w:rsidRDefault="00A95150" w:rsidP="00A95150">
            <w:r w:rsidRPr="00A95150">
              <w:t>0.0167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D32854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6307427" w14:textId="77777777" w:rsidR="00A95150" w:rsidRPr="00A95150" w:rsidRDefault="00A95150" w:rsidP="00A95150">
            <w:r w:rsidRPr="00A95150">
              <w:t>0.987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BE4B0D8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F611C8A" w14:textId="77777777" w:rsidR="00A95150" w:rsidRPr="00A95150" w:rsidRDefault="00A95150" w:rsidP="00A95150">
            <w:r w:rsidRPr="00A95150">
              <w:t>2.56e+6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B90E4AD" w14:textId="77777777" w:rsidR="00A95150" w:rsidRPr="00A95150" w:rsidRDefault="00A95150" w:rsidP="00A95150"/>
        </w:tc>
      </w:tr>
      <w:tr w:rsidR="00A95150" w:rsidRPr="00A95150" w14:paraId="15E6CEF3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21E36D2E" w14:textId="77777777" w:rsidR="00A95150" w:rsidRPr="00A95150" w:rsidRDefault="00A95150" w:rsidP="00A95150">
            <w:r w:rsidRPr="00A95150">
              <w:t>Lybie – Algerie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CE0552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52F9209" w14:textId="77777777" w:rsidR="00A95150" w:rsidRPr="00A95150" w:rsidRDefault="00A95150" w:rsidP="00A95150">
            <w:r w:rsidRPr="00A95150">
              <w:t>0.2633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D02271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6A212DD" w14:textId="77777777" w:rsidR="00A95150" w:rsidRPr="00A95150" w:rsidRDefault="00A95150" w:rsidP="00A95150">
            <w:r w:rsidRPr="00A95150">
              <w:t>0.155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2BA9801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B663188" w14:textId="77777777" w:rsidR="00A95150" w:rsidRPr="00A95150" w:rsidRDefault="00A95150" w:rsidP="00A95150">
            <w:r w:rsidRPr="00A95150">
              <w:t>1.6937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A872012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CE64182" w14:textId="77777777" w:rsidR="00A95150" w:rsidRPr="00A95150" w:rsidRDefault="00A95150" w:rsidP="00A95150">
            <w:r w:rsidRPr="00A95150">
              <w:t>0.090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86BF270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040A734" w14:textId="77777777" w:rsidR="00A95150" w:rsidRPr="00A95150" w:rsidRDefault="00A95150" w:rsidP="00A95150">
            <w:r w:rsidRPr="00A95150">
              <w:t>1.301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B5B3AAD" w14:textId="77777777" w:rsidR="00A95150" w:rsidRPr="00A95150" w:rsidRDefault="00A95150" w:rsidP="00A95150"/>
        </w:tc>
      </w:tr>
      <w:tr w:rsidR="00A95150" w:rsidRPr="00A95150" w14:paraId="1228167D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529DFA6C" w14:textId="77777777" w:rsidR="00A95150" w:rsidRPr="00A95150" w:rsidRDefault="00A95150" w:rsidP="00A95150">
            <w:r w:rsidRPr="00A95150">
              <w:t>Mali – Algerie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19CD94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9483CAE" w14:textId="77777777" w:rsidR="00A95150" w:rsidRPr="00A95150" w:rsidRDefault="00A95150" w:rsidP="00A95150">
            <w:r w:rsidRPr="00A95150">
              <w:t>0.3406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34CA86A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EE5D61A" w14:textId="77777777" w:rsidR="00A95150" w:rsidRPr="00A95150" w:rsidRDefault="00A95150" w:rsidP="00A95150">
            <w:r w:rsidRPr="00A95150">
              <w:t>0.447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2539D5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CC873D7" w14:textId="77777777" w:rsidR="00A95150" w:rsidRPr="00A95150" w:rsidRDefault="00A95150" w:rsidP="00A95150">
            <w:r w:rsidRPr="00A95150">
              <w:t>0.7627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110D965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E70CCCF" w14:textId="77777777" w:rsidR="00A95150" w:rsidRPr="00A95150" w:rsidRDefault="00A95150" w:rsidP="00A95150">
            <w:r w:rsidRPr="00A95150">
              <w:t>0.446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86E083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03E698C" w14:textId="77777777" w:rsidR="00A95150" w:rsidRPr="00A95150" w:rsidRDefault="00A95150" w:rsidP="00A95150">
            <w:r w:rsidRPr="00A95150">
              <w:t>1.406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563D67B" w14:textId="77777777" w:rsidR="00A95150" w:rsidRPr="00A95150" w:rsidRDefault="00A95150" w:rsidP="00A95150"/>
        </w:tc>
      </w:tr>
      <w:tr w:rsidR="00A95150" w:rsidRPr="00A95150" w14:paraId="0166FADB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26F36731" w14:textId="77777777" w:rsidR="00A95150" w:rsidRPr="00A95150" w:rsidRDefault="00A95150" w:rsidP="00A95150">
            <w:r w:rsidRPr="00A95150">
              <w:t>Maroc – Algerie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2CA9BF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1CE326B" w14:textId="77777777" w:rsidR="00A95150" w:rsidRPr="00A95150" w:rsidRDefault="00A95150" w:rsidP="00A95150">
            <w:r w:rsidRPr="00A95150">
              <w:t>0.1662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E70E4A0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BFF98FB" w14:textId="77777777" w:rsidR="00A95150" w:rsidRPr="00A95150" w:rsidRDefault="00A95150" w:rsidP="00A95150">
            <w:r w:rsidRPr="00A95150">
              <w:t>0.172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79C9A4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DD70EAD" w14:textId="77777777" w:rsidR="00A95150" w:rsidRPr="00A95150" w:rsidRDefault="00A95150" w:rsidP="00A95150">
            <w:r w:rsidRPr="00A95150">
              <w:t>0.9684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E5AD2D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D588E8C" w14:textId="77777777" w:rsidR="00A95150" w:rsidRPr="00A95150" w:rsidRDefault="00A95150" w:rsidP="00A95150">
            <w:r w:rsidRPr="00A95150">
              <w:t>0.333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9619362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F6000A0" w14:textId="77777777" w:rsidR="00A95150" w:rsidRPr="00A95150" w:rsidRDefault="00A95150" w:rsidP="00A95150">
            <w:r w:rsidRPr="00A95150">
              <w:t>1.181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104D4DE" w14:textId="77777777" w:rsidR="00A95150" w:rsidRPr="00A95150" w:rsidRDefault="00A95150" w:rsidP="00A95150"/>
        </w:tc>
      </w:tr>
      <w:tr w:rsidR="00A95150" w:rsidRPr="00A95150" w14:paraId="1C30CA49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66B24B7E" w14:textId="77777777" w:rsidR="00A95150" w:rsidRPr="00A95150" w:rsidRDefault="00A95150" w:rsidP="00A95150">
            <w:r w:rsidRPr="00A95150">
              <w:t>Mauritanie – Algerie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10719D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877E03D" w14:textId="77777777" w:rsidR="00A95150" w:rsidRPr="00A95150" w:rsidRDefault="00A95150" w:rsidP="00A95150">
            <w:r w:rsidRPr="00A95150">
              <w:t>-0.6963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9E283C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1E5B67D" w14:textId="77777777" w:rsidR="00A95150" w:rsidRPr="00A95150" w:rsidRDefault="00A95150" w:rsidP="00A95150">
            <w:r w:rsidRPr="00A95150">
              <w:t>0.502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496D3C5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946F7CB" w14:textId="77777777" w:rsidR="00A95150" w:rsidRPr="00A95150" w:rsidRDefault="00A95150" w:rsidP="00A95150">
            <w:r w:rsidRPr="00A95150">
              <w:t>-1.3873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29D0EA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E48B3DA" w14:textId="77777777" w:rsidR="00A95150" w:rsidRPr="00A95150" w:rsidRDefault="00A95150" w:rsidP="00A95150">
            <w:r w:rsidRPr="00A95150">
              <w:t>0.165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6288419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B6054A6" w14:textId="77777777" w:rsidR="00A95150" w:rsidRPr="00A95150" w:rsidRDefault="00A95150" w:rsidP="00A95150">
            <w:r w:rsidRPr="00A95150">
              <w:t>0.498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99C4C88" w14:textId="77777777" w:rsidR="00A95150" w:rsidRPr="00A95150" w:rsidRDefault="00A95150" w:rsidP="00A95150"/>
        </w:tc>
      </w:tr>
      <w:tr w:rsidR="00A95150" w:rsidRPr="00A95150" w14:paraId="07643B3D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16CD13EF" w14:textId="77777777" w:rsidR="00A95150" w:rsidRPr="00A95150" w:rsidRDefault="00A95150" w:rsidP="00A95150">
            <w:r w:rsidRPr="00A95150">
              <w:t>Niger – Algerie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4828141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DA574C1" w14:textId="77777777" w:rsidR="00A95150" w:rsidRPr="00A95150" w:rsidRDefault="00A95150" w:rsidP="00A95150">
            <w:r w:rsidRPr="00A95150">
              <w:t>0.2499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F7CD74C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35C4784" w14:textId="77777777" w:rsidR="00A95150" w:rsidRPr="00A95150" w:rsidRDefault="00A95150" w:rsidP="00A95150">
            <w:r w:rsidRPr="00A95150">
              <w:t>0.154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63062AD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9466AE1" w14:textId="77777777" w:rsidR="00A95150" w:rsidRPr="00A95150" w:rsidRDefault="00A95150" w:rsidP="00A95150">
            <w:r w:rsidRPr="00A95150">
              <w:t>1.6238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D7F0018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C33880F" w14:textId="77777777" w:rsidR="00A95150" w:rsidRPr="00A95150" w:rsidRDefault="00A95150" w:rsidP="00A95150">
            <w:r w:rsidRPr="00A95150">
              <w:t>0.104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FF7A482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A6EC8D9" w14:textId="77777777" w:rsidR="00A95150" w:rsidRPr="00A95150" w:rsidRDefault="00A95150" w:rsidP="00A95150">
            <w:r w:rsidRPr="00A95150">
              <w:t>1.284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71BFA74" w14:textId="77777777" w:rsidR="00A95150" w:rsidRPr="00A95150" w:rsidRDefault="00A95150" w:rsidP="00A95150"/>
        </w:tc>
      </w:tr>
      <w:tr w:rsidR="00A95150" w:rsidRPr="00A95150" w14:paraId="0F0D2D52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B4159D2" w14:textId="77777777" w:rsidR="00A95150" w:rsidRPr="00A95150" w:rsidRDefault="00A95150" w:rsidP="00A95150">
            <w:r w:rsidRPr="00A95150">
              <w:t>Gender: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51F8BC8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6423DDE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64C28B1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2C1ED3C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4B6F5F5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A0685B5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7443218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E42852E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8FC13F9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996FE44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0A54321" w14:textId="77777777" w:rsidR="00A95150" w:rsidRPr="00A95150" w:rsidRDefault="00A95150" w:rsidP="00A95150"/>
        </w:tc>
      </w:tr>
      <w:tr w:rsidR="00A95150" w:rsidRPr="00A95150" w14:paraId="572B2793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07905EA9" w14:textId="77777777" w:rsidR="00A95150" w:rsidRPr="00A95150" w:rsidRDefault="00A95150" w:rsidP="00A95150">
            <w:r w:rsidRPr="00A95150">
              <w:t>Masculin – Féminin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88C31E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562D005" w14:textId="77777777" w:rsidR="00A95150" w:rsidRPr="00A95150" w:rsidRDefault="00A95150" w:rsidP="00A95150">
            <w:r w:rsidRPr="00A95150">
              <w:t>0.6572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AD321A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0BE518B" w14:textId="77777777" w:rsidR="00A95150" w:rsidRPr="00A95150" w:rsidRDefault="00A95150" w:rsidP="00A95150">
            <w:r w:rsidRPr="00A95150">
              <w:t>0.190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04B078D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96DA60F" w14:textId="77777777" w:rsidR="00A95150" w:rsidRPr="00A95150" w:rsidRDefault="00A95150" w:rsidP="00A95150">
            <w:r w:rsidRPr="00A95150">
              <w:t>3.4595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E884E69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E34FE7D" w14:textId="77777777" w:rsidR="00A95150" w:rsidRPr="00A95150" w:rsidRDefault="00A95150" w:rsidP="00A95150">
            <w:r w:rsidRPr="00A95150">
              <w:t>&lt; 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213F44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28F0CBA" w14:textId="77777777" w:rsidR="00A95150" w:rsidRPr="00A95150" w:rsidRDefault="00A95150" w:rsidP="00A95150">
            <w:r w:rsidRPr="00A95150">
              <w:t>1.929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4E8199C" w14:textId="77777777" w:rsidR="00A95150" w:rsidRPr="00A95150" w:rsidRDefault="00A95150" w:rsidP="00A95150"/>
        </w:tc>
      </w:tr>
      <w:tr w:rsidR="00A95150" w:rsidRPr="00A95150" w14:paraId="6C2A9B95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2D9A0B32" w14:textId="77777777" w:rsidR="00A95150" w:rsidRPr="00ED0898" w:rsidRDefault="00A95150" w:rsidP="00A95150">
            <w:pPr>
              <w:rPr>
                <w:lang w:val="fr-FR"/>
                <w:rPrChange w:id="94" w:author="BERTHET-VALDOIS Julie" w:date="2023-06-12T17:56:00Z">
                  <w:rPr/>
                </w:rPrChange>
              </w:rPr>
            </w:pPr>
            <w:r w:rsidRPr="00ED0898">
              <w:rPr>
                <w:lang w:val="fr-FR"/>
                <w:rPrChange w:id="95" w:author="BERTHET-VALDOIS Julie" w:date="2023-06-12T17:56:00Z">
                  <w:rPr/>
                </w:rPrChange>
              </w:rPr>
              <w:t>Ne souhaite pas répondre – Féminin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9AC3A02" w14:textId="77777777" w:rsidR="00A95150" w:rsidRPr="00ED0898" w:rsidRDefault="00A95150" w:rsidP="00A95150">
            <w:pPr>
              <w:rPr>
                <w:lang w:val="fr-FR"/>
                <w:rPrChange w:id="96" w:author="BERTHET-VALDOIS Julie" w:date="2023-06-12T17:56:00Z">
                  <w:rPr/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F3A2516" w14:textId="77777777" w:rsidR="00A95150" w:rsidRPr="00A95150" w:rsidRDefault="00A95150" w:rsidP="00A95150">
            <w:r w:rsidRPr="00A95150">
              <w:t>-13.9794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4AD85F8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FF97825" w14:textId="77777777" w:rsidR="00A95150" w:rsidRPr="00A95150" w:rsidRDefault="00A95150" w:rsidP="00A95150">
            <w:r w:rsidRPr="00A95150">
              <w:t>882.743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08329B6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2E41823" w14:textId="77777777" w:rsidR="00A95150" w:rsidRPr="00A95150" w:rsidRDefault="00A95150" w:rsidP="00A95150">
            <w:r w:rsidRPr="00A95150">
              <w:t>-0.0158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37EDB92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4BA3640" w14:textId="77777777" w:rsidR="00A95150" w:rsidRPr="00A95150" w:rsidRDefault="00A95150" w:rsidP="00A95150">
            <w:r w:rsidRPr="00A95150">
              <w:t>0.987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6BFF04A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C724C2E" w14:textId="77777777" w:rsidR="00A95150" w:rsidRPr="00A95150" w:rsidRDefault="00A95150" w:rsidP="00A95150">
            <w:r w:rsidRPr="00A95150">
              <w:t>8.49e-7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7E15FF3" w14:textId="77777777" w:rsidR="00A95150" w:rsidRPr="00A95150" w:rsidRDefault="00A95150" w:rsidP="00A95150"/>
        </w:tc>
      </w:tr>
      <w:tr w:rsidR="00A95150" w:rsidRPr="00A95150" w14:paraId="685FC3AD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99F86B6" w14:textId="77777777" w:rsidR="00A95150" w:rsidRPr="00A95150" w:rsidRDefault="00A95150" w:rsidP="00A95150">
            <w:r w:rsidRPr="00A95150">
              <w:t>AgeGroup: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7FFB70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81D693F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B5B90B2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2CACB58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8E797C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7B79373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8A085E9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13DFB08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1D4555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9DBF3D4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625EF72" w14:textId="77777777" w:rsidR="00A95150" w:rsidRPr="00A95150" w:rsidRDefault="00A95150" w:rsidP="00A95150"/>
        </w:tc>
      </w:tr>
      <w:tr w:rsidR="00A95150" w:rsidRPr="00A95150" w14:paraId="36C94C70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3CE2A6D4" w14:textId="77777777" w:rsidR="00A95150" w:rsidRPr="00A95150" w:rsidRDefault="00A95150" w:rsidP="00A95150">
            <w:r w:rsidRPr="00A95150">
              <w:t>14-17 ans – +65 ans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E26EAD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60BC2BA" w14:textId="77777777" w:rsidR="00A95150" w:rsidRPr="00A95150" w:rsidRDefault="00A95150" w:rsidP="00A95150">
            <w:r w:rsidRPr="00A95150">
              <w:t>1.1410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C3A08C6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96F7E67" w14:textId="77777777" w:rsidR="00A95150" w:rsidRPr="00A95150" w:rsidRDefault="00A95150" w:rsidP="00A95150">
            <w:r w:rsidRPr="00A95150">
              <w:t>1.082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5511388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2670148" w14:textId="77777777" w:rsidR="00A95150" w:rsidRPr="00A95150" w:rsidRDefault="00A95150" w:rsidP="00A95150">
            <w:r w:rsidRPr="00A95150">
              <w:t>1.0541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4A8D57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C11F373" w14:textId="77777777" w:rsidR="00A95150" w:rsidRPr="00A95150" w:rsidRDefault="00A95150" w:rsidP="00A95150">
            <w:r w:rsidRPr="00A95150">
              <w:t>0.292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7B5459D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03C72C7" w14:textId="77777777" w:rsidR="00A95150" w:rsidRPr="00A95150" w:rsidRDefault="00A95150" w:rsidP="00A95150">
            <w:r w:rsidRPr="00A95150">
              <w:t>3.130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A0BEE7E" w14:textId="77777777" w:rsidR="00A95150" w:rsidRPr="00A95150" w:rsidRDefault="00A95150" w:rsidP="00A95150"/>
        </w:tc>
      </w:tr>
      <w:tr w:rsidR="00A95150" w:rsidRPr="00A95150" w14:paraId="2CFD3865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6386377B" w14:textId="77777777" w:rsidR="00A95150" w:rsidRPr="00A95150" w:rsidRDefault="00A95150" w:rsidP="00A95150">
            <w:r w:rsidRPr="00A95150">
              <w:t>18-35 ans – +65 ans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F0B5ED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2436E25" w14:textId="77777777" w:rsidR="00A95150" w:rsidRPr="00A95150" w:rsidRDefault="00A95150" w:rsidP="00A95150">
            <w:r w:rsidRPr="00A95150">
              <w:t>0.0473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FE5792D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166973A" w14:textId="77777777" w:rsidR="00A95150" w:rsidRPr="00A95150" w:rsidRDefault="00A95150" w:rsidP="00A95150">
            <w:r w:rsidRPr="00A95150">
              <w:t>0.822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7C46AC8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54144E9" w14:textId="77777777" w:rsidR="00A95150" w:rsidRPr="00A95150" w:rsidRDefault="00A95150" w:rsidP="00A95150">
            <w:r w:rsidRPr="00A95150">
              <w:t>0.0575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3FD78B5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E0C9E54" w14:textId="77777777" w:rsidR="00A95150" w:rsidRPr="00A95150" w:rsidRDefault="00A95150" w:rsidP="00A95150">
            <w:r w:rsidRPr="00A95150">
              <w:t>0.954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522EFE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85A66A1" w14:textId="77777777" w:rsidR="00A95150" w:rsidRPr="00A95150" w:rsidRDefault="00A95150" w:rsidP="00A95150">
            <w:r w:rsidRPr="00A95150">
              <w:t>1.048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F20161E" w14:textId="77777777" w:rsidR="00A95150" w:rsidRPr="00A95150" w:rsidRDefault="00A95150" w:rsidP="00A95150"/>
        </w:tc>
      </w:tr>
      <w:tr w:rsidR="00A95150" w:rsidRPr="00A95150" w14:paraId="31C071CB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096936B6" w14:textId="77777777" w:rsidR="00A95150" w:rsidRPr="00A95150" w:rsidRDefault="00A95150" w:rsidP="00A95150">
            <w:r w:rsidRPr="00A95150">
              <w:t>36-65 ans – +65 ans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464AA8D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4EFB32C" w14:textId="77777777" w:rsidR="00A95150" w:rsidRPr="00A95150" w:rsidRDefault="00A95150" w:rsidP="00A95150">
            <w:r w:rsidRPr="00A95150">
              <w:t>-0.5064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AB9718E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74634DE" w14:textId="77777777" w:rsidR="00A95150" w:rsidRPr="00A95150" w:rsidRDefault="00A95150" w:rsidP="00A95150">
            <w:r w:rsidRPr="00A95150">
              <w:t>0.828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B671225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C300C0E" w14:textId="77777777" w:rsidR="00A95150" w:rsidRPr="00A95150" w:rsidRDefault="00A95150" w:rsidP="00A95150">
            <w:r w:rsidRPr="00A95150">
              <w:t>-0.6115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A4B3D2A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3766A6C" w14:textId="77777777" w:rsidR="00A95150" w:rsidRPr="00A95150" w:rsidRDefault="00A95150" w:rsidP="00A95150">
            <w:r w:rsidRPr="00A95150">
              <w:t>0.541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0DD75F1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B028E0C" w14:textId="77777777" w:rsidR="00A95150" w:rsidRPr="00A95150" w:rsidRDefault="00A95150" w:rsidP="00A95150">
            <w:r w:rsidRPr="00A95150">
              <w:t>0.603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C1020A1" w14:textId="77777777" w:rsidR="00A95150" w:rsidRPr="00A95150" w:rsidRDefault="00A95150" w:rsidP="00A95150"/>
        </w:tc>
      </w:tr>
      <w:tr w:rsidR="00A95150" w:rsidRPr="00A95150" w14:paraId="781A94FE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EDA4027" w14:textId="77777777" w:rsidR="00A95150" w:rsidRPr="00A95150" w:rsidRDefault="00A95150" w:rsidP="00A95150">
            <w:r w:rsidRPr="00A95150">
              <w:t>BusinessType: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5DBF5FA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278618B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F42F6A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6FD208A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7D606A2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8C926AE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7DDB309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F2A213C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E49C0C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E758528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D823AE8" w14:textId="77777777" w:rsidR="00A95150" w:rsidRPr="00A95150" w:rsidRDefault="00A95150" w:rsidP="00A95150"/>
        </w:tc>
      </w:tr>
      <w:tr w:rsidR="00A95150" w:rsidRPr="00A95150" w14:paraId="4B2E3FAB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2ED2D5C0" w14:textId="77777777" w:rsidR="00A95150" w:rsidRPr="00A95150" w:rsidRDefault="00A95150" w:rsidP="00A95150">
            <w:r w:rsidRPr="00A95150">
              <w:t>Artisan-Ouvrier – Agriculture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95EFBC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BEE7ACD" w14:textId="77777777" w:rsidR="00A95150" w:rsidRPr="00A95150" w:rsidRDefault="00A95150" w:rsidP="00A95150">
            <w:r w:rsidRPr="00A95150">
              <w:t>0.1077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6EA056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ADF29A5" w14:textId="77777777" w:rsidR="00A95150" w:rsidRPr="00A95150" w:rsidRDefault="00A95150" w:rsidP="00A95150">
            <w:r w:rsidRPr="00A95150">
              <w:t>0.330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E4D933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11614AD" w14:textId="77777777" w:rsidR="00A95150" w:rsidRPr="00A95150" w:rsidRDefault="00A95150" w:rsidP="00A95150">
            <w:r w:rsidRPr="00A95150">
              <w:t>0.3266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7240D50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D1F6F16" w14:textId="77777777" w:rsidR="00A95150" w:rsidRPr="00A95150" w:rsidRDefault="00A95150" w:rsidP="00A95150">
            <w:r w:rsidRPr="00A95150">
              <w:t>0.744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9F55B3D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4B9E823" w14:textId="77777777" w:rsidR="00A95150" w:rsidRPr="00A95150" w:rsidRDefault="00A95150" w:rsidP="00A95150">
            <w:r w:rsidRPr="00A95150">
              <w:t>1.114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B0B4A4E" w14:textId="77777777" w:rsidR="00A95150" w:rsidRPr="00A95150" w:rsidRDefault="00A95150" w:rsidP="00A95150"/>
        </w:tc>
      </w:tr>
      <w:tr w:rsidR="00A95150" w:rsidRPr="00A95150" w14:paraId="32E9E7B4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484D58D7" w14:textId="77777777" w:rsidR="00A95150" w:rsidRPr="00A95150" w:rsidRDefault="00A95150" w:rsidP="00A95150">
            <w:r w:rsidRPr="00A95150">
              <w:t>Autre – Agriculture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A56022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09D6809" w14:textId="77777777" w:rsidR="00A95150" w:rsidRPr="00A95150" w:rsidRDefault="00A95150" w:rsidP="00A95150">
            <w:r w:rsidRPr="00A95150">
              <w:t>-1.0074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1AD0141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515E83E" w14:textId="77777777" w:rsidR="00A95150" w:rsidRPr="00A95150" w:rsidRDefault="00A95150" w:rsidP="00A95150">
            <w:r w:rsidRPr="00A95150">
              <w:t>0.359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47B4CE5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941B3C5" w14:textId="77777777" w:rsidR="00A95150" w:rsidRPr="00A95150" w:rsidRDefault="00A95150" w:rsidP="00A95150">
            <w:r w:rsidRPr="00A95150">
              <w:t>-2.8072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89A90D0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CB26C55" w14:textId="77777777" w:rsidR="00A95150" w:rsidRPr="00A95150" w:rsidRDefault="00A95150" w:rsidP="00A95150">
            <w:r w:rsidRPr="00A95150">
              <w:t>0.005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3F2BA8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1EA384B" w14:textId="77777777" w:rsidR="00A95150" w:rsidRPr="00A95150" w:rsidRDefault="00A95150" w:rsidP="00A95150">
            <w:r w:rsidRPr="00A95150">
              <w:t>0.365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17E3CA9" w14:textId="77777777" w:rsidR="00A95150" w:rsidRPr="00A95150" w:rsidRDefault="00A95150" w:rsidP="00A95150"/>
        </w:tc>
      </w:tr>
      <w:tr w:rsidR="00A95150" w:rsidRPr="00A95150" w14:paraId="6CA96D53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526AB9BC" w14:textId="77777777" w:rsidR="00A95150" w:rsidRPr="00A95150" w:rsidRDefault="00A95150" w:rsidP="00A95150">
            <w:r w:rsidRPr="00A95150">
              <w:t>Aviculture – Agriculture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36436DD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699A6C3" w14:textId="77777777" w:rsidR="00A95150" w:rsidRPr="00A95150" w:rsidRDefault="00A95150" w:rsidP="00A95150">
            <w:r w:rsidRPr="00A95150">
              <w:t>-0.3561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F9F3E9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B30DFBA" w14:textId="77777777" w:rsidR="00A95150" w:rsidRPr="00A95150" w:rsidRDefault="00A95150" w:rsidP="00A95150">
            <w:r w:rsidRPr="00A95150">
              <w:t>0.323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D03B73D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29982BD" w14:textId="77777777" w:rsidR="00A95150" w:rsidRPr="00A95150" w:rsidRDefault="00A95150" w:rsidP="00A95150">
            <w:r w:rsidRPr="00A95150">
              <w:t>-1.1032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63975DD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56B53A8" w14:textId="77777777" w:rsidR="00A95150" w:rsidRPr="00A95150" w:rsidRDefault="00A95150" w:rsidP="00A95150">
            <w:r w:rsidRPr="00A95150">
              <w:t>0.270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17552F5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CFC75AA" w14:textId="77777777" w:rsidR="00A95150" w:rsidRPr="00A95150" w:rsidRDefault="00A95150" w:rsidP="00A95150">
            <w:r w:rsidRPr="00A95150">
              <w:t>0.700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C3AF3D8" w14:textId="77777777" w:rsidR="00A95150" w:rsidRPr="00A95150" w:rsidRDefault="00A95150" w:rsidP="00A95150"/>
        </w:tc>
      </w:tr>
      <w:tr w:rsidR="00A95150" w:rsidRPr="00A95150" w14:paraId="3F7038A6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3AD3EA69" w14:textId="77777777" w:rsidR="00A95150" w:rsidRPr="00A95150" w:rsidRDefault="00A95150" w:rsidP="00A95150">
            <w:r w:rsidRPr="00A95150">
              <w:t>Bâtiment/construction – Agriculture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ED48F4A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B89FF38" w14:textId="77777777" w:rsidR="00A95150" w:rsidRPr="00A95150" w:rsidRDefault="00A95150" w:rsidP="00A95150">
            <w:r w:rsidRPr="00A95150">
              <w:t>-0.7142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810F291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D367BD2" w14:textId="77777777" w:rsidR="00A95150" w:rsidRPr="00A95150" w:rsidRDefault="00A95150" w:rsidP="00A95150">
            <w:r w:rsidRPr="00A95150">
              <w:t>0.454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E38E448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79A7274" w14:textId="77777777" w:rsidR="00A95150" w:rsidRPr="00A95150" w:rsidRDefault="00A95150" w:rsidP="00A95150">
            <w:r w:rsidRPr="00A95150">
              <w:t>-1.5725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B258CE1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A9A6B2D" w14:textId="77777777" w:rsidR="00A95150" w:rsidRPr="00A95150" w:rsidRDefault="00A95150" w:rsidP="00A95150">
            <w:r w:rsidRPr="00A95150">
              <w:t>0.116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10E9C9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8999DB9" w14:textId="77777777" w:rsidR="00A95150" w:rsidRPr="00A95150" w:rsidRDefault="00A95150" w:rsidP="00A95150">
            <w:r w:rsidRPr="00A95150">
              <w:t>0.490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844B8BF" w14:textId="77777777" w:rsidR="00A95150" w:rsidRPr="00A95150" w:rsidRDefault="00A95150" w:rsidP="00A95150"/>
        </w:tc>
      </w:tr>
      <w:tr w:rsidR="00A95150" w:rsidRPr="00A95150" w14:paraId="6C199C9F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4F3A1A29" w14:textId="77777777" w:rsidR="00A95150" w:rsidRPr="00ED0898" w:rsidRDefault="00A95150" w:rsidP="00A95150">
            <w:pPr>
              <w:rPr>
                <w:lang w:val="fr-FR"/>
                <w:rPrChange w:id="97" w:author="BERTHET-VALDOIS Julie" w:date="2023-06-12T17:56:00Z">
                  <w:rPr/>
                </w:rPrChange>
              </w:rPr>
            </w:pPr>
            <w:r w:rsidRPr="00ED0898">
              <w:rPr>
                <w:lang w:val="fr-FR"/>
                <w:rPrChange w:id="98" w:author="BERTHET-VALDOIS Julie" w:date="2023-06-12T17:56:00Z">
                  <w:rPr/>
                </w:rPrChange>
              </w:rPr>
              <w:t>Coiffure - Salon de beauté – Agriculture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30A7948" w14:textId="77777777" w:rsidR="00A95150" w:rsidRPr="00ED0898" w:rsidRDefault="00A95150" w:rsidP="00A95150">
            <w:pPr>
              <w:rPr>
                <w:lang w:val="fr-FR"/>
                <w:rPrChange w:id="99" w:author="BERTHET-VALDOIS Julie" w:date="2023-06-12T17:56:00Z">
                  <w:rPr/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3DB5F3A" w14:textId="77777777" w:rsidR="00A95150" w:rsidRPr="00A95150" w:rsidRDefault="00A95150" w:rsidP="00A95150">
            <w:r w:rsidRPr="00A95150">
              <w:t>0.6617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1E10405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0641D64" w14:textId="77777777" w:rsidR="00A95150" w:rsidRPr="00A95150" w:rsidRDefault="00A95150" w:rsidP="00A95150">
            <w:r w:rsidRPr="00A95150">
              <w:t>0.480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BC85C8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0932AD2" w14:textId="77777777" w:rsidR="00A95150" w:rsidRPr="00A95150" w:rsidRDefault="00A95150" w:rsidP="00A95150">
            <w:r w:rsidRPr="00A95150">
              <w:t>1.3780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8DE8A7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C72B858" w14:textId="77777777" w:rsidR="00A95150" w:rsidRPr="00A95150" w:rsidRDefault="00A95150" w:rsidP="00A95150">
            <w:r w:rsidRPr="00A95150">
              <w:t>0.168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816DBE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FFE7E17" w14:textId="77777777" w:rsidR="00A95150" w:rsidRPr="00A95150" w:rsidRDefault="00A95150" w:rsidP="00A95150">
            <w:r w:rsidRPr="00A95150">
              <w:t>1.938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137FE0A" w14:textId="77777777" w:rsidR="00A95150" w:rsidRPr="00A95150" w:rsidRDefault="00A95150" w:rsidP="00A95150"/>
        </w:tc>
      </w:tr>
      <w:tr w:rsidR="00A95150" w:rsidRPr="00A95150" w14:paraId="52CFBEA3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2D9A7B8B" w14:textId="77777777" w:rsidR="00A95150" w:rsidRPr="00A95150" w:rsidRDefault="00A95150" w:rsidP="00A95150">
            <w:r w:rsidRPr="00A95150">
              <w:lastRenderedPageBreak/>
              <w:t>Commerce – Agriculture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A826009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6AAF943" w14:textId="77777777" w:rsidR="00A95150" w:rsidRPr="00A95150" w:rsidRDefault="00A95150" w:rsidP="00A95150">
            <w:r w:rsidRPr="00A95150">
              <w:t>0.5288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8293776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0418595" w14:textId="77777777" w:rsidR="00A95150" w:rsidRPr="00A95150" w:rsidRDefault="00A95150" w:rsidP="00A95150">
            <w:r w:rsidRPr="00A95150">
              <w:t>0.235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CAE6532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96CEE42" w14:textId="77777777" w:rsidR="00A95150" w:rsidRPr="00A95150" w:rsidRDefault="00A95150" w:rsidP="00A95150">
            <w:r w:rsidRPr="00A95150">
              <w:t>2.2511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2FD0B35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0A3B0B1" w14:textId="77777777" w:rsidR="00A95150" w:rsidRPr="00A95150" w:rsidRDefault="00A95150" w:rsidP="00A95150">
            <w:r w:rsidRPr="00A95150">
              <w:t>0.024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2BE583C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B4BCFC9" w14:textId="77777777" w:rsidR="00A95150" w:rsidRPr="00A95150" w:rsidRDefault="00A95150" w:rsidP="00A95150">
            <w:r w:rsidRPr="00A95150">
              <w:t>1.697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66F31A0" w14:textId="77777777" w:rsidR="00A95150" w:rsidRPr="00A95150" w:rsidRDefault="00A95150" w:rsidP="00A95150"/>
        </w:tc>
      </w:tr>
      <w:tr w:rsidR="00A95150" w:rsidRPr="00A95150" w14:paraId="56596479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06D14231" w14:textId="77777777" w:rsidR="00A95150" w:rsidRPr="00A95150" w:rsidRDefault="00A95150" w:rsidP="00A95150">
            <w:r w:rsidRPr="00A95150">
              <w:t>Couture – Agriculture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4E5168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39D68B9" w14:textId="77777777" w:rsidR="00A95150" w:rsidRPr="00A95150" w:rsidRDefault="00A95150" w:rsidP="00A95150">
            <w:r w:rsidRPr="00A95150">
              <w:t>0.8676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8C73F79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EDADCA0" w14:textId="77777777" w:rsidR="00A95150" w:rsidRPr="00A95150" w:rsidRDefault="00A95150" w:rsidP="00A95150">
            <w:r w:rsidRPr="00A95150">
              <w:t>0.357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D4EAD88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E641837" w14:textId="77777777" w:rsidR="00A95150" w:rsidRPr="00A95150" w:rsidRDefault="00A95150" w:rsidP="00A95150">
            <w:r w:rsidRPr="00A95150">
              <w:t>2.4311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101DFB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FEFE18A" w14:textId="77777777" w:rsidR="00A95150" w:rsidRPr="00A95150" w:rsidRDefault="00A95150" w:rsidP="00A95150">
            <w:r w:rsidRPr="00A95150">
              <w:t>0.015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0AC739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2DAC5C3" w14:textId="77777777" w:rsidR="00A95150" w:rsidRPr="00A95150" w:rsidRDefault="00A95150" w:rsidP="00A95150">
            <w:r w:rsidRPr="00A95150">
              <w:t>2.381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DE1B13D" w14:textId="77777777" w:rsidR="00A95150" w:rsidRPr="00A95150" w:rsidRDefault="00A95150" w:rsidP="00A95150"/>
        </w:tc>
      </w:tr>
      <w:tr w:rsidR="00A95150" w:rsidRPr="00A95150" w14:paraId="1A664C64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3E7064C7" w14:textId="77777777" w:rsidR="00A95150" w:rsidRPr="00A95150" w:rsidRDefault="00A95150" w:rsidP="00A95150">
            <w:r w:rsidRPr="00A95150">
              <w:t>Elevage – Agriculture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8D6F291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924A16E" w14:textId="77777777" w:rsidR="00A95150" w:rsidRPr="00A95150" w:rsidRDefault="00A95150" w:rsidP="00A95150">
            <w:r w:rsidRPr="00A95150">
              <w:t>0.1888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D51E36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98EF770" w14:textId="77777777" w:rsidR="00A95150" w:rsidRPr="00A95150" w:rsidRDefault="00A95150" w:rsidP="00A95150">
            <w:r w:rsidRPr="00A95150">
              <w:t>0.258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CB73C8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C9B0E9F" w14:textId="77777777" w:rsidR="00A95150" w:rsidRPr="00A95150" w:rsidRDefault="00A95150" w:rsidP="00A95150">
            <w:r w:rsidRPr="00A95150">
              <w:t>0.7311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38CA6FA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5EEAE05" w14:textId="77777777" w:rsidR="00A95150" w:rsidRPr="00A95150" w:rsidRDefault="00A95150" w:rsidP="00A95150">
            <w:r w:rsidRPr="00A95150">
              <w:t>0.465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096D08E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4CBB026" w14:textId="77777777" w:rsidR="00A95150" w:rsidRPr="00A95150" w:rsidRDefault="00A95150" w:rsidP="00A95150">
            <w:r w:rsidRPr="00A95150">
              <w:t>1.208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5319678" w14:textId="77777777" w:rsidR="00A95150" w:rsidRPr="00A95150" w:rsidRDefault="00A95150" w:rsidP="00A95150"/>
        </w:tc>
      </w:tr>
      <w:tr w:rsidR="00A95150" w:rsidRPr="00A95150" w14:paraId="72228A69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618D6727" w14:textId="77777777" w:rsidR="00A95150" w:rsidRPr="00A95150" w:rsidRDefault="00A95150" w:rsidP="00A95150">
            <w:r w:rsidRPr="00A95150">
              <w:t>Mécanique – Agriculture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8BB204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DD321B6" w14:textId="77777777" w:rsidR="00A95150" w:rsidRPr="00A95150" w:rsidRDefault="00A95150" w:rsidP="00A95150">
            <w:r w:rsidRPr="00A95150">
              <w:t>12.3955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7C100A1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2422590" w14:textId="77777777" w:rsidR="00A95150" w:rsidRPr="00A95150" w:rsidRDefault="00A95150" w:rsidP="00A95150">
            <w:r w:rsidRPr="00A95150">
              <w:t>882.743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EA7CF90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6D2C7BE" w14:textId="77777777" w:rsidR="00A95150" w:rsidRPr="00A95150" w:rsidRDefault="00A95150" w:rsidP="00A95150">
            <w:r w:rsidRPr="00A95150">
              <w:t>0.0140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F45846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8F4A4EE" w14:textId="77777777" w:rsidR="00A95150" w:rsidRPr="00A95150" w:rsidRDefault="00A95150" w:rsidP="00A95150">
            <w:r w:rsidRPr="00A95150">
              <w:t>0.989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C680592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DAA73FA" w14:textId="77777777" w:rsidR="00A95150" w:rsidRPr="00A95150" w:rsidRDefault="00A95150" w:rsidP="00A95150">
            <w:r w:rsidRPr="00A95150">
              <w:t>241715.733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F3011A9" w14:textId="77777777" w:rsidR="00A95150" w:rsidRPr="00A95150" w:rsidRDefault="00A95150" w:rsidP="00A95150"/>
        </w:tc>
      </w:tr>
      <w:tr w:rsidR="00A95150" w:rsidRPr="00A95150" w14:paraId="77956032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3224CE77" w14:textId="77777777" w:rsidR="00A95150" w:rsidRPr="00A95150" w:rsidRDefault="00A95150" w:rsidP="00A95150">
            <w:r w:rsidRPr="00A95150">
              <w:t>Restauration – Agriculture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911697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C0904CE" w14:textId="77777777" w:rsidR="00A95150" w:rsidRPr="00A95150" w:rsidRDefault="00A95150" w:rsidP="00A95150">
            <w:r w:rsidRPr="00A95150">
              <w:t>-0.0829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10A1A3E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B9D9A56" w14:textId="77777777" w:rsidR="00A95150" w:rsidRPr="00A95150" w:rsidRDefault="00A95150" w:rsidP="00A95150">
            <w:r w:rsidRPr="00A95150">
              <w:t>0.446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836989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1893119" w14:textId="77777777" w:rsidR="00A95150" w:rsidRPr="00A95150" w:rsidRDefault="00A95150" w:rsidP="00A95150">
            <w:r w:rsidRPr="00A95150">
              <w:t>-0.1860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72D6E2A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4E8122E" w14:textId="77777777" w:rsidR="00A95150" w:rsidRPr="00A95150" w:rsidRDefault="00A95150" w:rsidP="00A95150">
            <w:r w:rsidRPr="00A95150">
              <w:t>0.852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60E4F26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DFF0F84" w14:textId="77777777" w:rsidR="00A95150" w:rsidRPr="00A95150" w:rsidRDefault="00A95150" w:rsidP="00A95150">
            <w:r w:rsidRPr="00A95150">
              <w:t>0.920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D0302F5" w14:textId="77777777" w:rsidR="00A95150" w:rsidRPr="00A95150" w:rsidRDefault="00A95150" w:rsidP="00A95150"/>
        </w:tc>
      </w:tr>
      <w:tr w:rsidR="00A95150" w:rsidRPr="00A95150" w14:paraId="0E407E20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38984D49" w14:textId="77777777" w:rsidR="00A95150" w:rsidRPr="00A95150" w:rsidRDefault="00A95150" w:rsidP="00A95150">
            <w:r w:rsidRPr="00A95150">
              <w:t>Transport (Moto - Auto) – Agriculture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5D9AB62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A909B7A" w14:textId="77777777" w:rsidR="00A95150" w:rsidRPr="00A95150" w:rsidRDefault="00A95150" w:rsidP="00A95150">
            <w:r w:rsidRPr="00A95150">
              <w:t>0.8867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8A97F19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97DAB84" w14:textId="77777777" w:rsidR="00A95150" w:rsidRPr="00A95150" w:rsidRDefault="00A95150" w:rsidP="00A95150">
            <w:r w:rsidRPr="00A95150">
              <w:t>0.295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5299AB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821BF1E" w14:textId="77777777" w:rsidR="00A95150" w:rsidRPr="00A95150" w:rsidRDefault="00A95150" w:rsidP="00A95150">
            <w:r w:rsidRPr="00A95150">
              <w:t>3.0085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1ADAACD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E7E708F" w14:textId="77777777" w:rsidR="00A95150" w:rsidRPr="00A95150" w:rsidRDefault="00A95150" w:rsidP="00A95150">
            <w:r w:rsidRPr="00A95150">
              <w:t>0.003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3B101F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8A5C078" w14:textId="77777777" w:rsidR="00A95150" w:rsidRPr="00A95150" w:rsidRDefault="00A95150" w:rsidP="00A95150">
            <w:r w:rsidRPr="00A95150">
              <w:t>2.427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9D57D9A" w14:textId="77777777" w:rsidR="00A95150" w:rsidRPr="00A95150" w:rsidRDefault="00A95150" w:rsidP="00A95150"/>
        </w:tc>
      </w:tr>
      <w:tr w:rsidR="00A95150" w:rsidRPr="00A95150" w14:paraId="6AB7FD55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B334ACB" w14:textId="77777777" w:rsidR="00A95150" w:rsidRPr="00A95150" w:rsidRDefault="00A95150" w:rsidP="00A95150">
            <w:r w:rsidRPr="00A95150">
              <w:t>Project: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9C93E4A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8676FFB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33FB48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DFD1EF8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299E2F8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4A4F385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71F34B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3357969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57FAECC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E61B979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6155057" w14:textId="77777777" w:rsidR="00A95150" w:rsidRPr="00A95150" w:rsidRDefault="00A95150" w:rsidP="00A95150"/>
        </w:tc>
      </w:tr>
      <w:tr w:rsidR="00A95150" w:rsidRPr="00A95150" w14:paraId="7B6CD5C0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2F7E9D04" w14:textId="77777777" w:rsidR="00A95150" w:rsidRPr="00A95150" w:rsidRDefault="00A95150" w:rsidP="00A95150">
            <w:r w:rsidRPr="00A95150">
              <w:t>SMP – JI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75A74F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4456797" w14:textId="77777777" w:rsidR="00A95150" w:rsidRPr="00A95150" w:rsidRDefault="00A95150" w:rsidP="00A95150">
            <w:r w:rsidRPr="00A95150">
              <w:t>0.1577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5A3F97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EA68D31" w14:textId="77777777" w:rsidR="00A95150" w:rsidRPr="00A95150" w:rsidRDefault="00A95150" w:rsidP="00A95150">
            <w:r w:rsidRPr="00A95150">
              <w:t>0.151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68382C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E3C7DAF" w14:textId="77777777" w:rsidR="00A95150" w:rsidRPr="00A95150" w:rsidRDefault="00A95150" w:rsidP="00A95150">
            <w:r w:rsidRPr="00A95150">
              <w:t>1.0411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1AE6C4E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B7DBBFC" w14:textId="77777777" w:rsidR="00A95150" w:rsidRPr="00A95150" w:rsidRDefault="00A95150" w:rsidP="00A95150">
            <w:r w:rsidRPr="00A95150">
              <w:t>0.298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1A18F9D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E0F1E14" w14:textId="77777777" w:rsidR="00A95150" w:rsidRPr="00A95150" w:rsidRDefault="00A95150" w:rsidP="00A95150">
            <w:r w:rsidRPr="00A95150">
              <w:t>1.171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501A6E8" w14:textId="77777777" w:rsidR="00A95150" w:rsidRPr="00A95150" w:rsidRDefault="00A95150" w:rsidP="00A95150"/>
        </w:tc>
      </w:tr>
      <w:tr w:rsidR="00A95150" w:rsidRPr="00A95150" w14:paraId="5D1DE95F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951298A" w14:textId="77777777" w:rsidR="00A95150" w:rsidRPr="00A95150" w:rsidRDefault="00A95150" w:rsidP="00A95150">
            <w:r w:rsidRPr="00A95150">
              <w:t>InterviewType: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9B35BE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0D8FB9D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F39A24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114763B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908A4D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BA91CDA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1C4D959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7D2F271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2AB9AFE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C65AFC1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41462C5" w14:textId="77777777" w:rsidR="00A95150" w:rsidRPr="00A95150" w:rsidRDefault="00A95150" w:rsidP="00A95150"/>
        </w:tc>
      </w:tr>
      <w:tr w:rsidR="00A95150" w:rsidRPr="00A95150" w14:paraId="736D641F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5F8EB821" w14:textId="77777777" w:rsidR="00A95150" w:rsidRPr="00A95150" w:rsidRDefault="00A95150" w:rsidP="00A95150">
            <w:r w:rsidRPr="00A95150">
              <w:t>Par téléphone – Bureau OIM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13AA2E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1894F3D" w14:textId="77777777" w:rsidR="00A95150" w:rsidRPr="00A95150" w:rsidRDefault="00A95150" w:rsidP="00A95150">
            <w:r w:rsidRPr="00A95150">
              <w:t>-1.3541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BB1BBA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C7857C5" w14:textId="77777777" w:rsidR="00A95150" w:rsidRPr="00A95150" w:rsidRDefault="00A95150" w:rsidP="00A95150">
            <w:r w:rsidRPr="00A95150">
              <w:t>0.523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FCC0E90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25776AA" w14:textId="77777777" w:rsidR="00A95150" w:rsidRPr="00A95150" w:rsidRDefault="00A95150" w:rsidP="00A95150">
            <w:r w:rsidRPr="00A95150">
              <w:t>-2.5913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070351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BB2A62D" w14:textId="77777777" w:rsidR="00A95150" w:rsidRPr="00A95150" w:rsidRDefault="00A95150" w:rsidP="00A95150">
            <w:r w:rsidRPr="00A95150">
              <w:t>0.010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F9DE3DC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73B751F" w14:textId="77777777" w:rsidR="00A95150" w:rsidRPr="00A95150" w:rsidRDefault="00A95150" w:rsidP="00A95150">
            <w:r w:rsidRPr="00A95150">
              <w:t>0.258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F08E606" w14:textId="77777777" w:rsidR="00A95150" w:rsidRPr="00A95150" w:rsidRDefault="00A95150" w:rsidP="00A95150"/>
        </w:tc>
      </w:tr>
      <w:tr w:rsidR="00A95150" w:rsidRPr="00A95150" w14:paraId="1759223F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60" w:type="dxa"/>
              <w:bottom w:w="120" w:type="dxa"/>
              <w:right w:w="0" w:type="dxa"/>
            </w:tcMar>
            <w:vAlign w:val="center"/>
            <w:hideMark/>
          </w:tcPr>
          <w:p w14:paraId="46A6E156" w14:textId="77777777" w:rsidR="00A95150" w:rsidRPr="00ED0898" w:rsidRDefault="00A95150" w:rsidP="00A95150">
            <w:pPr>
              <w:rPr>
                <w:lang w:val="fr-FR"/>
                <w:rPrChange w:id="100" w:author="BERTHET-VALDOIS Julie" w:date="2023-06-12T17:56:00Z">
                  <w:rPr/>
                </w:rPrChange>
              </w:rPr>
            </w:pPr>
            <w:r w:rsidRPr="00ED0898">
              <w:rPr>
                <w:lang w:val="fr-FR"/>
                <w:rPrChange w:id="101" w:author="BERTHET-VALDOIS Julie" w:date="2023-06-12T17:56:00Z">
                  <w:rPr/>
                </w:rPrChange>
              </w:rPr>
              <w:t>Sur le terrain (lieu de travail ou d’habitation du migrant…) – Bureau OIM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0B1F85A0" w14:textId="77777777" w:rsidR="00A95150" w:rsidRPr="00ED0898" w:rsidRDefault="00A95150" w:rsidP="00A95150">
            <w:pPr>
              <w:rPr>
                <w:lang w:val="fr-FR"/>
                <w:rPrChange w:id="102" w:author="BERTHET-VALDOIS Julie" w:date="2023-06-12T17:56:00Z">
                  <w:rPr/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5355F562" w14:textId="77777777" w:rsidR="00A95150" w:rsidRPr="00A95150" w:rsidRDefault="00A95150" w:rsidP="00A95150">
            <w:r w:rsidRPr="00A95150">
              <w:t>-1.3587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23B39B8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3C62453D" w14:textId="77777777" w:rsidR="00A95150" w:rsidRPr="00A95150" w:rsidRDefault="00A95150" w:rsidP="00A95150">
            <w:r w:rsidRPr="00A95150">
              <w:t>0.534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2106FBA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23F1A60A" w14:textId="77777777" w:rsidR="00A95150" w:rsidRPr="00A95150" w:rsidRDefault="00A95150" w:rsidP="00A95150">
            <w:r w:rsidRPr="00A95150">
              <w:t>-2.5422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087B9C16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091FB24A" w14:textId="77777777" w:rsidR="00A95150" w:rsidRPr="00A95150" w:rsidRDefault="00A95150" w:rsidP="00A95150">
            <w:r w:rsidRPr="00A95150">
              <w:t>0.011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20078080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5AD96A24" w14:textId="77777777" w:rsidR="00A95150" w:rsidRPr="00A95150" w:rsidRDefault="00A95150" w:rsidP="00A95150">
            <w:r w:rsidRPr="00A95150">
              <w:t>0.257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61C9D765" w14:textId="77777777" w:rsidR="00A95150" w:rsidRPr="00A95150" w:rsidRDefault="00A95150" w:rsidP="00A95150"/>
        </w:tc>
      </w:tr>
      <w:tr w:rsidR="00A95150" w:rsidRPr="00A95150" w14:paraId="40F49505" w14:textId="77777777" w:rsidTr="00A95150">
        <w:trPr>
          <w:cantSplit/>
          <w:tblCellSpacing w:w="15" w:type="dxa"/>
        </w:trPr>
        <w:tc>
          <w:tcPr>
            <w:tcW w:w="0" w:type="auto"/>
            <w:gridSpan w:val="12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1839B95" w14:textId="77777777" w:rsidR="00A95150" w:rsidRPr="00A95150" w:rsidRDefault="00A95150" w:rsidP="00A95150">
            <w:r w:rsidRPr="00A95150">
              <w:t>Note. Estimates represent the log odds of "BusinessSucess = High" vs. "BusinessSucess = Low"</w:t>
            </w:r>
          </w:p>
        </w:tc>
      </w:tr>
      <w:tr w:rsidR="00A95150" w:rsidRPr="00A95150" w14:paraId="31608A7F" w14:textId="77777777" w:rsidTr="00A95150">
        <w:trPr>
          <w:cantSplit/>
          <w:tblCellSpacing w:w="15" w:type="dxa"/>
        </w:trPr>
        <w:tc>
          <w:tcPr>
            <w:tcW w:w="0" w:type="auto"/>
            <w:gridSpan w:val="12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205BE42" w14:textId="77777777" w:rsidR="00A95150" w:rsidRPr="00A95150" w:rsidRDefault="00A95150" w:rsidP="00A95150"/>
        </w:tc>
      </w:tr>
    </w:tbl>
    <w:p w14:paraId="5FADFD88" w14:textId="77777777" w:rsidR="00A95150" w:rsidRPr="00A95150" w:rsidRDefault="00A95150" w:rsidP="00A95150">
      <w:r w:rsidRPr="00A95150">
        <w:t> </w:t>
      </w:r>
    </w:p>
    <w:p w14:paraId="30E4419E" w14:textId="77777777" w:rsidR="00A95150" w:rsidRPr="00A95150" w:rsidRDefault="00A95150" w:rsidP="00A95150">
      <w:pPr>
        <w:rPr>
          <w:b/>
          <w:bCs/>
        </w:rPr>
      </w:pPr>
      <w:r w:rsidRPr="00A95150">
        <w:rPr>
          <w:b/>
          <w:bCs/>
        </w:rPr>
        <w:t>Prediction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8"/>
        <w:gridCol w:w="292"/>
        <w:gridCol w:w="684"/>
        <w:gridCol w:w="239"/>
        <w:gridCol w:w="684"/>
        <w:gridCol w:w="239"/>
        <w:gridCol w:w="1003"/>
        <w:gridCol w:w="322"/>
      </w:tblGrid>
      <w:tr w:rsidR="00A95150" w:rsidRPr="00A95150" w14:paraId="498AAA7A" w14:textId="77777777" w:rsidTr="00A95150">
        <w:trPr>
          <w:cantSplit/>
          <w:tblHeader/>
          <w:tblCellSpacing w:w="15" w:type="dxa"/>
        </w:trPr>
        <w:tc>
          <w:tcPr>
            <w:tcW w:w="0" w:type="auto"/>
            <w:gridSpan w:val="8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0" w:type="dxa"/>
              <w:bottom w:w="60" w:type="dxa"/>
              <w:right w:w="120" w:type="dxa"/>
            </w:tcMar>
            <w:vAlign w:val="center"/>
            <w:hideMark/>
          </w:tcPr>
          <w:p w14:paraId="3FB623DD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t>Classification Table – BusinessSucess</w:t>
            </w:r>
          </w:p>
        </w:tc>
      </w:tr>
      <w:tr w:rsidR="00A95150" w:rsidRPr="00A95150" w14:paraId="500EFEF2" w14:textId="77777777" w:rsidTr="00A95150">
        <w:trPr>
          <w:cantSplit/>
          <w:tblHeader/>
          <w:tblCellSpacing w:w="15" w:type="dxa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7BAF850" w14:textId="77777777" w:rsidR="00A95150" w:rsidRPr="00A95150" w:rsidRDefault="00A95150" w:rsidP="00A95150">
            <w:pPr>
              <w:rPr>
                <w:b/>
                <w:bCs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AD507C8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Predicted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983AA8" w14:textId="77777777" w:rsidR="00A95150" w:rsidRPr="00A95150" w:rsidRDefault="00A95150" w:rsidP="00A95150">
            <w:pPr>
              <w:rPr>
                <w:b/>
                <w:bCs/>
              </w:rPr>
            </w:pPr>
          </w:p>
        </w:tc>
      </w:tr>
      <w:tr w:rsidR="00A95150" w:rsidRPr="00A95150" w14:paraId="3DF551D3" w14:textId="77777777" w:rsidTr="00A95150">
        <w:trPr>
          <w:cantSplit/>
          <w:tblHeader/>
          <w:tblCellSpacing w:w="15" w:type="dxa"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57616E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Observed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4198CC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Low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08F89CD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High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A64016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% Correct</w:t>
            </w:r>
          </w:p>
        </w:tc>
      </w:tr>
      <w:tr w:rsidR="00A95150" w:rsidRPr="00A95150" w14:paraId="6A1042BE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750F096" w14:textId="77777777" w:rsidR="00A95150" w:rsidRPr="00A95150" w:rsidRDefault="00A95150" w:rsidP="00A95150">
            <w:r w:rsidRPr="00A95150">
              <w:t>Low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72A514E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D7DFA9F" w14:textId="77777777" w:rsidR="00A95150" w:rsidRPr="00A95150" w:rsidRDefault="00A95150" w:rsidP="00A95150">
            <w:r w:rsidRPr="00A95150">
              <w:t>535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504851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971DF2D" w14:textId="77777777" w:rsidR="00A95150" w:rsidRPr="00A95150" w:rsidRDefault="00A95150" w:rsidP="00A95150">
            <w:r w:rsidRPr="00A95150">
              <w:t>340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08BA0CE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7A4E868" w14:textId="77777777" w:rsidR="00A95150" w:rsidRPr="00A95150" w:rsidRDefault="00A95150" w:rsidP="00A95150">
            <w:r w:rsidRPr="00A95150">
              <w:t>61.1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C74DB5D" w14:textId="77777777" w:rsidR="00A95150" w:rsidRPr="00A95150" w:rsidRDefault="00A95150" w:rsidP="00A95150"/>
        </w:tc>
      </w:tr>
      <w:tr w:rsidR="00A95150" w:rsidRPr="00A95150" w14:paraId="33871739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0CDD6990" w14:textId="77777777" w:rsidR="00A95150" w:rsidRPr="00A95150" w:rsidRDefault="00A95150" w:rsidP="00A95150">
            <w:r w:rsidRPr="00A95150">
              <w:t>High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25277A6D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76907B84" w14:textId="77777777" w:rsidR="00A95150" w:rsidRPr="00A95150" w:rsidRDefault="00A95150" w:rsidP="00A95150">
            <w:r w:rsidRPr="00A95150">
              <w:t>310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1FDF619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57AF3086" w14:textId="77777777" w:rsidR="00A95150" w:rsidRPr="00A95150" w:rsidRDefault="00A95150" w:rsidP="00A95150">
            <w:r w:rsidRPr="00A95150">
              <w:t>819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76E562A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5905FEE0" w14:textId="77777777" w:rsidR="00A95150" w:rsidRPr="00A95150" w:rsidRDefault="00A95150" w:rsidP="00A95150">
            <w:r w:rsidRPr="00A95150">
              <w:t>72.5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560FB45C" w14:textId="77777777" w:rsidR="00A95150" w:rsidRPr="00A95150" w:rsidRDefault="00A95150" w:rsidP="00A95150"/>
        </w:tc>
      </w:tr>
      <w:tr w:rsidR="00A95150" w:rsidRPr="00A95150" w14:paraId="75C8D230" w14:textId="77777777" w:rsidTr="00A95150">
        <w:trPr>
          <w:cantSplit/>
          <w:tblCellSpacing w:w="15" w:type="dxa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092AB77" w14:textId="77777777" w:rsidR="00A95150" w:rsidRPr="00A95150" w:rsidRDefault="00A95150" w:rsidP="00A95150">
            <w:r w:rsidRPr="00A95150">
              <w:t>Note. The cut-off value is set to 0.5</w:t>
            </w:r>
          </w:p>
        </w:tc>
      </w:tr>
      <w:tr w:rsidR="00A95150" w:rsidRPr="00A95150" w14:paraId="5B306311" w14:textId="77777777" w:rsidTr="00A95150">
        <w:trPr>
          <w:cantSplit/>
          <w:tblCellSpacing w:w="15" w:type="dxa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4347319" w14:textId="77777777" w:rsidR="00A95150" w:rsidRPr="00A95150" w:rsidRDefault="00A95150" w:rsidP="00A95150"/>
        </w:tc>
      </w:tr>
    </w:tbl>
    <w:p w14:paraId="6A556CF9" w14:textId="77777777" w:rsidR="00A95150" w:rsidRPr="00A95150" w:rsidRDefault="00A95150" w:rsidP="00A95150">
      <w:r w:rsidRPr="00A95150">
        <w:t> 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9"/>
        <w:gridCol w:w="257"/>
        <w:gridCol w:w="1089"/>
        <w:gridCol w:w="282"/>
        <w:gridCol w:w="1094"/>
        <w:gridCol w:w="292"/>
      </w:tblGrid>
      <w:tr w:rsidR="00A95150" w:rsidRPr="00A95150" w14:paraId="1318A3BB" w14:textId="77777777" w:rsidTr="00A95150">
        <w:trPr>
          <w:cantSplit/>
          <w:tblHeader/>
          <w:tblCellSpacing w:w="15" w:type="dxa"/>
        </w:trPr>
        <w:tc>
          <w:tcPr>
            <w:tcW w:w="0" w:type="auto"/>
            <w:gridSpan w:val="6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0" w:type="dxa"/>
              <w:bottom w:w="60" w:type="dxa"/>
              <w:right w:w="120" w:type="dxa"/>
            </w:tcMar>
            <w:vAlign w:val="center"/>
            <w:hideMark/>
          </w:tcPr>
          <w:p w14:paraId="6A427894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t>Predictive Measures</w:t>
            </w:r>
          </w:p>
        </w:tc>
      </w:tr>
      <w:tr w:rsidR="00A95150" w:rsidRPr="00A95150" w14:paraId="21A114AD" w14:textId="77777777" w:rsidTr="00A9515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34DE7DE" w14:textId="77777777" w:rsidR="00A95150" w:rsidRPr="00A95150" w:rsidRDefault="00A95150" w:rsidP="00A95150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  <w:hideMark/>
          </w:tcPr>
          <w:p w14:paraId="4EC50C8F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787FACC7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55143E89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04AFEB82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6BEA969E" w14:textId="77777777" w:rsidR="00A95150" w:rsidRPr="00A95150" w:rsidRDefault="00A95150" w:rsidP="00A95150"/>
        </w:tc>
      </w:tr>
      <w:tr w:rsidR="00A95150" w:rsidRPr="00A95150" w14:paraId="34BEBECA" w14:textId="77777777" w:rsidTr="00A95150">
        <w:trPr>
          <w:cantSplit/>
          <w:tblHeader/>
          <w:tblCellSpacing w:w="15" w:type="dxa"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A2EC44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Accuracy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4EC81D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Specificity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5FF175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Sensitivity</w:t>
            </w:r>
          </w:p>
        </w:tc>
      </w:tr>
      <w:tr w:rsidR="00A95150" w:rsidRPr="00A95150" w14:paraId="5DC84174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14AA2872" w14:textId="77777777" w:rsidR="00A95150" w:rsidRPr="00A95150" w:rsidRDefault="00A95150" w:rsidP="00A95150">
            <w:r w:rsidRPr="00A95150">
              <w:t>0.676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5EDE67D1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1541A4EE" w14:textId="77777777" w:rsidR="00A95150" w:rsidRPr="00A95150" w:rsidRDefault="00A95150" w:rsidP="00A95150">
            <w:r w:rsidRPr="00A95150">
              <w:t>0.611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1260F66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2CDACE1A" w14:textId="77777777" w:rsidR="00A95150" w:rsidRPr="00A95150" w:rsidRDefault="00A95150" w:rsidP="00A95150">
            <w:r w:rsidRPr="00A95150">
              <w:t>0.725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612183C0" w14:textId="77777777" w:rsidR="00A95150" w:rsidRPr="00A95150" w:rsidRDefault="00A95150" w:rsidP="00A95150"/>
        </w:tc>
      </w:tr>
      <w:tr w:rsidR="00A95150" w:rsidRPr="00A95150" w14:paraId="6BDFDE94" w14:textId="77777777" w:rsidTr="00A95150">
        <w:trPr>
          <w:cantSplit/>
          <w:tblCellSpacing w:w="15" w:type="dxa"/>
        </w:trPr>
        <w:tc>
          <w:tcPr>
            <w:tcW w:w="0" w:type="auto"/>
            <w:gridSpan w:val="6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683DDC6" w14:textId="77777777" w:rsidR="00A95150" w:rsidRPr="00A95150" w:rsidRDefault="00A95150" w:rsidP="00A95150">
            <w:r w:rsidRPr="00A95150">
              <w:t>Note. The cut-off value is set to 0.5</w:t>
            </w:r>
          </w:p>
        </w:tc>
      </w:tr>
      <w:tr w:rsidR="00A95150" w:rsidRPr="00A95150" w14:paraId="46399D8E" w14:textId="77777777" w:rsidTr="00A95150">
        <w:trPr>
          <w:cantSplit/>
          <w:tblCellSpacing w:w="15" w:type="dxa"/>
        </w:trPr>
        <w:tc>
          <w:tcPr>
            <w:tcW w:w="0" w:type="auto"/>
            <w:gridSpan w:val="6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66AB1F4" w14:textId="77777777" w:rsidR="00A95150" w:rsidRPr="00A95150" w:rsidRDefault="00A95150" w:rsidP="00A95150"/>
        </w:tc>
      </w:tr>
    </w:tbl>
    <w:p w14:paraId="2B5E281B" w14:textId="77777777" w:rsidR="00A95150" w:rsidRPr="00A95150" w:rsidRDefault="00A95150" w:rsidP="00A95150">
      <w:r w:rsidRPr="00A95150">
        <w:t> </w:t>
      </w:r>
    </w:p>
    <w:p w14:paraId="78A6A474" w14:textId="77777777" w:rsidR="006B56C7" w:rsidRDefault="006B56C7"/>
    <w:p w14:paraId="65E725B8" w14:textId="77777777" w:rsidR="009111BE" w:rsidRDefault="009111BE"/>
    <w:p w14:paraId="3F8B3324" w14:textId="77777777" w:rsidR="009111BE" w:rsidRDefault="009111BE"/>
    <w:p w14:paraId="590B3BAB" w14:textId="77777777" w:rsidR="009111BE" w:rsidRDefault="009111BE"/>
    <w:p w14:paraId="67093C78" w14:textId="77777777" w:rsidR="009111BE" w:rsidRDefault="009111BE"/>
    <w:p w14:paraId="0E3421C9" w14:textId="491F87D0" w:rsidR="009111BE" w:rsidRDefault="009111BE" w:rsidP="009111BE">
      <w:pPr>
        <w:pStyle w:val="Heading1"/>
      </w:pPr>
      <w:bookmarkStart w:id="103" w:name="_Toc137464549"/>
      <w:r>
        <w:t>Appendix 3: Frequencies of Mission (RSS)</w:t>
      </w:r>
      <w:bookmarkEnd w:id="103"/>
    </w:p>
    <w:p w14:paraId="35014EAD" w14:textId="77777777" w:rsidR="009111BE" w:rsidRDefault="009111BE"/>
    <w:p w14:paraId="6F604D44" w14:textId="77777777" w:rsidR="009111BE" w:rsidRDefault="009111BE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5"/>
        <w:gridCol w:w="186"/>
        <w:gridCol w:w="764"/>
        <w:gridCol w:w="264"/>
        <w:gridCol w:w="1069"/>
        <w:gridCol w:w="236"/>
        <w:gridCol w:w="1441"/>
        <w:gridCol w:w="287"/>
      </w:tblGrid>
      <w:tr w:rsidR="009111BE" w:rsidRPr="009111BE" w14:paraId="06DE6C8F" w14:textId="77777777" w:rsidTr="009111BE">
        <w:trPr>
          <w:cantSplit/>
          <w:tblHeader/>
          <w:tblCellSpacing w:w="15" w:type="dxa"/>
        </w:trPr>
        <w:tc>
          <w:tcPr>
            <w:tcW w:w="0" w:type="auto"/>
            <w:gridSpan w:val="8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0" w:type="dxa"/>
              <w:bottom w:w="60" w:type="dxa"/>
              <w:right w:w="120" w:type="dxa"/>
            </w:tcMar>
            <w:vAlign w:val="center"/>
            <w:hideMark/>
          </w:tcPr>
          <w:p w14:paraId="19EF2801" w14:textId="77777777" w:rsidR="009111BE" w:rsidRPr="009111BE" w:rsidRDefault="009111BE" w:rsidP="009111BE">
            <w:pPr>
              <w:rPr>
                <w:b/>
                <w:bCs/>
              </w:rPr>
            </w:pPr>
            <w:r w:rsidRPr="009111BE">
              <w:t>Frequencies of Mission</w:t>
            </w:r>
          </w:p>
        </w:tc>
      </w:tr>
      <w:tr w:rsidR="009111BE" w:rsidRPr="009111BE" w14:paraId="0F12DA84" w14:textId="77777777" w:rsidTr="009111B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DF75449" w14:textId="77777777" w:rsidR="009111BE" w:rsidRPr="009111BE" w:rsidRDefault="009111BE" w:rsidP="009111BE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  <w:hideMark/>
          </w:tcPr>
          <w:p w14:paraId="3469400C" w14:textId="77777777" w:rsidR="009111BE" w:rsidRPr="009111BE" w:rsidRDefault="009111BE" w:rsidP="009111BE"/>
        </w:tc>
        <w:tc>
          <w:tcPr>
            <w:tcW w:w="0" w:type="auto"/>
            <w:vAlign w:val="center"/>
            <w:hideMark/>
          </w:tcPr>
          <w:p w14:paraId="44CAE9CC" w14:textId="77777777" w:rsidR="009111BE" w:rsidRPr="009111BE" w:rsidRDefault="009111BE" w:rsidP="009111BE"/>
        </w:tc>
        <w:tc>
          <w:tcPr>
            <w:tcW w:w="0" w:type="auto"/>
            <w:vAlign w:val="center"/>
            <w:hideMark/>
          </w:tcPr>
          <w:p w14:paraId="3777FDFE" w14:textId="77777777" w:rsidR="009111BE" w:rsidRPr="009111BE" w:rsidRDefault="009111BE" w:rsidP="009111BE"/>
        </w:tc>
        <w:tc>
          <w:tcPr>
            <w:tcW w:w="0" w:type="auto"/>
            <w:vAlign w:val="center"/>
            <w:hideMark/>
          </w:tcPr>
          <w:p w14:paraId="1157CCAC" w14:textId="77777777" w:rsidR="009111BE" w:rsidRPr="009111BE" w:rsidRDefault="009111BE" w:rsidP="009111BE"/>
        </w:tc>
        <w:tc>
          <w:tcPr>
            <w:tcW w:w="0" w:type="auto"/>
            <w:vAlign w:val="center"/>
            <w:hideMark/>
          </w:tcPr>
          <w:p w14:paraId="70539C54" w14:textId="77777777" w:rsidR="009111BE" w:rsidRPr="009111BE" w:rsidRDefault="009111BE" w:rsidP="009111BE"/>
        </w:tc>
        <w:tc>
          <w:tcPr>
            <w:tcW w:w="0" w:type="auto"/>
            <w:vAlign w:val="center"/>
            <w:hideMark/>
          </w:tcPr>
          <w:p w14:paraId="52A1250C" w14:textId="77777777" w:rsidR="009111BE" w:rsidRPr="009111BE" w:rsidRDefault="009111BE" w:rsidP="009111BE"/>
        </w:tc>
        <w:tc>
          <w:tcPr>
            <w:tcW w:w="0" w:type="auto"/>
            <w:vAlign w:val="center"/>
            <w:hideMark/>
          </w:tcPr>
          <w:p w14:paraId="0B1711CF" w14:textId="77777777" w:rsidR="009111BE" w:rsidRPr="009111BE" w:rsidRDefault="009111BE" w:rsidP="009111BE"/>
        </w:tc>
      </w:tr>
      <w:tr w:rsidR="009111BE" w:rsidRPr="009111BE" w14:paraId="1796B11C" w14:textId="77777777" w:rsidTr="009111BE">
        <w:trPr>
          <w:cantSplit/>
          <w:tblHeader/>
          <w:tblCellSpacing w:w="15" w:type="dxa"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55A2CA" w14:textId="77777777" w:rsidR="009111BE" w:rsidRPr="009111BE" w:rsidRDefault="009111BE" w:rsidP="009111BE">
            <w:pPr>
              <w:rPr>
                <w:b/>
                <w:bCs/>
              </w:rPr>
            </w:pPr>
            <w:r w:rsidRPr="009111BE">
              <w:rPr>
                <w:b/>
                <w:bCs/>
              </w:rPr>
              <w:t>Levels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D52F900" w14:textId="77777777" w:rsidR="009111BE" w:rsidRPr="009111BE" w:rsidRDefault="009111BE" w:rsidP="009111BE">
            <w:pPr>
              <w:rPr>
                <w:b/>
                <w:bCs/>
              </w:rPr>
            </w:pPr>
            <w:r w:rsidRPr="009111BE">
              <w:rPr>
                <w:b/>
                <w:bCs/>
              </w:rPr>
              <w:t>Counts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32731C4" w14:textId="77777777" w:rsidR="009111BE" w:rsidRPr="009111BE" w:rsidRDefault="009111BE" w:rsidP="009111BE">
            <w:pPr>
              <w:rPr>
                <w:b/>
                <w:bCs/>
              </w:rPr>
            </w:pPr>
            <w:r w:rsidRPr="009111BE">
              <w:rPr>
                <w:b/>
                <w:bCs/>
              </w:rPr>
              <w:t>% of Total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AD11F4" w14:textId="77777777" w:rsidR="009111BE" w:rsidRPr="009111BE" w:rsidRDefault="009111BE" w:rsidP="009111BE">
            <w:pPr>
              <w:rPr>
                <w:b/>
                <w:bCs/>
              </w:rPr>
            </w:pPr>
            <w:r w:rsidRPr="009111BE">
              <w:rPr>
                <w:b/>
                <w:bCs/>
              </w:rPr>
              <w:t>Cumulative %</w:t>
            </w:r>
          </w:p>
        </w:tc>
      </w:tr>
      <w:tr w:rsidR="009111BE" w:rsidRPr="009111BE" w14:paraId="1E206446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B152F34" w14:textId="77777777" w:rsidR="009111BE" w:rsidRPr="009111BE" w:rsidRDefault="009111BE" w:rsidP="009111BE">
            <w:r w:rsidRPr="009111BE">
              <w:t>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6C0A1ED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710D83D" w14:textId="77777777" w:rsidR="009111BE" w:rsidRPr="009111BE" w:rsidRDefault="009111BE" w:rsidP="009111BE">
            <w:r w:rsidRPr="009111BE">
              <w:t>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C447F85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ADCBF40" w14:textId="77777777" w:rsidR="009111BE" w:rsidRPr="009111BE" w:rsidRDefault="009111BE" w:rsidP="009111BE">
            <w:r w:rsidRPr="009111BE">
              <w:t>4.8 %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1A1BAFD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48F5359" w14:textId="77777777" w:rsidR="009111BE" w:rsidRPr="009111BE" w:rsidRDefault="009111BE" w:rsidP="009111BE">
            <w:r w:rsidRPr="009111BE">
              <w:t>4.8 %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97D7C90" w14:textId="77777777" w:rsidR="009111BE" w:rsidRPr="009111BE" w:rsidRDefault="009111BE" w:rsidP="009111BE"/>
        </w:tc>
      </w:tr>
      <w:tr w:rsidR="009111BE" w:rsidRPr="009111BE" w14:paraId="3FFF50CA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BB3A19A" w14:textId="77777777" w:rsidR="009111BE" w:rsidRPr="009111BE" w:rsidRDefault="009111BE" w:rsidP="009111BE">
            <w:r w:rsidRPr="009111BE">
              <w:t>Cameroun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54B786D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B579B28" w14:textId="77777777" w:rsidR="009111BE" w:rsidRPr="009111BE" w:rsidRDefault="009111BE" w:rsidP="009111BE">
            <w:r w:rsidRPr="009111BE">
              <w:t>103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AE811CB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3FF5E6D" w14:textId="77777777" w:rsidR="009111BE" w:rsidRPr="009111BE" w:rsidRDefault="009111BE" w:rsidP="009111BE">
            <w:r w:rsidRPr="009111BE">
              <w:t>7.6 %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6D678F4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CEAFE23" w14:textId="77777777" w:rsidR="009111BE" w:rsidRPr="009111BE" w:rsidRDefault="009111BE" w:rsidP="009111BE">
            <w:r w:rsidRPr="009111BE">
              <w:t>12.4 %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E2441DC" w14:textId="77777777" w:rsidR="009111BE" w:rsidRPr="009111BE" w:rsidRDefault="009111BE" w:rsidP="009111BE"/>
        </w:tc>
      </w:tr>
      <w:tr w:rsidR="009111BE" w:rsidRPr="009111BE" w14:paraId="566D8B18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0CB343E" w14:textId="77777777" w:rsidR="009111BE" w:rsidRPr="009111BE" w:rsidRDefault="009111BE" w:rsidP="009111BE">
            <w:r w:rsidRPr="009111BE">
              <w:t>Cote d'ivoire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EA006B7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C2E6C4D" w14:textId="77777777" w:rsidR="009111BE" w:rsidRPr="009111BE" w:rsidRDefault="009111BE" w:rsidP="009111BE">
            <w:r w:rsidRPr="009111BE">
              <w:t>103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BFDAD4C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DEE2907" w14:textId="77777777" w:rsidR="009111BE" w:rsidRPr="009111BE" w:rsidRDefault="009111BE" w:rsidP="009111BE">
            <w:r w:rsidRPr="009111BE">
              <w:t>7.6 %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4A8EB61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F5AA90D" w14:textId="77777777" w:rsidR="009111BE" w:rsidRPr="009111BE" w:rsidRDefault="009111BE" w:rsidP="009111BE">
            <w:r w:rsidRPr="009111BE">
              <w:t>20.0 %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4143622" w14:textId="77777777" w:rsidR="009111BE" w:rsidRPr="009111BE" w:rsidRDefault="009111BE" w:rsidP="009111BE"/>
        </w:tc>
      </w:tr>
      <w:tr w:rsidR="009111BE" w:rsidRPr="009111BE" w14:paraId="28B38447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37E0244" w14:textId="77777777" w:rsidR="009111BE" w:rsidRPr="009111BE" w:rsidRDefault="009111BE" w:rsidP="009111BE">
            <w:r w:rsidRPr="009111BE">
              <w:t>Gambie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429CFC8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31506C4" w14:textId="77777777" w:rsidR="009111BE" w:rsidRPr="009111BE" w:rsidRDefault="009111BE" w:rsidP="009111BE">
            <w:r w:rsidRPr="009111BE"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8B1889C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DD2A8BC" w14:textId="77777777" w:rsidR="009111BE" w:rsidRPr="009111BE" w:rsidRDefault="009111BE" w:rsidP="009111BE">
            <w:r w:rsidRPr="009111BE">
              <w:t>7.3 %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59FE287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1C231A8" w14:textId="77777777" w:rsidR="009111BE" w:rsidRPr="009111BE" w:rsidRDefault="009111BE" w:rsidP="009111BE">
            <w:r w:rsidRPr="009111BE">
              <w:t>27.3 %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1F7C0FD" w14:textId="77777777" w:rsidR="009111BE" w:rsidRPr="009111BE" w:rsidRDefault="009111BE" w:rsidP="009111BE"/>
        </w:tc>
      </w:tr>
      <w:tr w:rsidR="009111BE" w:rsidRPr="009111BE" w14:paraId="584240C1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9E64D85" w14:textId="77777777" w:rsidR="009111BE" w:rsidRPr="009111BE" w:rsidRDefault="009111BE" w:rsidP="009111BE">
            <w:r w:rsidRPr="009111BE">
              <w:t>Ghana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338A3DB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EF2FFC6" w14:textId="77777777" w:rsidR="009111BE" w:rsidRPr="009111BE" w:rsidRDefault="009111BE" w:rsidP="009111BE">
            <w:r w:rsidRPr="009111BE">
              <w:t>103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B4B0209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799C21A" w14:textId="77777777" w:rsidR="009111BE" w:rsidRPr="009111BE" w:rsidRDefault="009111BE" w:rsidP="009111BE">
            <w:r w:rsidRPr="009111BE">
              <w:t>7.6 %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0B82713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3BFF69E" w14:textId="77777777" w:rsidR="009111BE" w:rsidRPr="009111BE" w:rsidRDefault="009111BE" w:rsidP="009111BE">
            <w:r w:rsidRPr="009111BE">
              <w:t>34.9 %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664E8C3" w14:textId="77777777" w:rsidR="009111BE" w:rsidRPr="009111BE" w:rsidRDefault="009111BE" w:rsidP="009111BE"/>
        </w:tc>
      </w:tr>
      <w:tr w:rsidR="009111BE" w:rsidRPr="009111BE" w14:paraId="47E518F8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0BB03A2" w14:textId="77777777" w:rsidR="009111BE" w:rsidRPr="009111BE" w:rsidRDefault="009111BE" w:rsidP="009111BE">
            <w:r w:rsidRPr="009111BE">
              <w:t>Guinee Conakry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1871753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6968AD7" w14:textId="77777777" w:rsidR="009111BE" w:rsidRPr="009111BE" w:rsidRDefault="009111BE" w:rsidP="009111BE">
            <w:r w:rsidRPr="009111BE">
              <w:t>149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8594E94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5287EA6" w14:textId="77777777" w:rsidR="009111BE" w:rsidRPr="009111BE" w:rsidRDefault="009111BE" w:rsidP="009111BE">
            <w:r w:rsidRPr="009111BE">
              <w:t>10.9 %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D8F7BF3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492E45B" w14:textId="77777777" w:rsidR="009111BE" w:rsidRPr="009111BE" w:rsidRDefault="009111BE" w:rsidP="009111BE">
            <w:r w:rsidRPr="009111BE">
              <w:t>45.8 %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24F510C" w14:textId="77777777" w:rsidR="009111BE" w:rsidRPr="009111BE" w:rsidRDefault="009111BE" w:rsidP="009111BE"/>
        </w:tc>
      </w:tr>
      <w:tr w:rsidR="009111BE" w:rsidRPr="009111BE" w14:paraId="067C30D7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AFBB33E" w14:textId="77777777" w:rsidR="009111BE" w:rsidRPr="009111BE" w:rsidRDefault="009111BE" w:rsidP="009111BE">
            <w:r w:rsidRPr="009111BE">
              <w:t>Mali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518207F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9A39335" w14:textId="77777777" w:rsidR="009111BE" w:rsidRPr="009111BE" w:rsidRDefault="009111BE" w:rsidP="009111BE">
            <w:r w:rsidRPr="009111BE">
              <w:t>148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35347BF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CF44F03" w14:textId="77777777" w:rsidR="009111BE" w:rsidRPr="009111BE" w:rsidRDefault="009111BE" w:rsidP="009111BE">
            <w:r w:rsidRPr="009111BE">
              <w:t>10.9 %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388241E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8DE80D1" w14:textId="77777777" w:rsidR="009111BE" w:rsidRPr="009111BE" w:rsidRDefault="009111BE" w:rsidP="009111BE">
            <w:r w:rsidRPr="009111BE">
              <w:t>56.7 %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B00BDC0" w14:textId="77777777" w:rsidR="009111BE" w:rsidRPr="009111BE" w:rsidRDefault="009111BE" w:rsidP="009111BE"/>
        </w:tc>
      </w:tr>
      <w:tr w:rsidR="009111BE" w:rsidRPr="009111BE" w14:paraId="6B783BB3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56A6386" w14:textId="77777777" w:rsidR="009111BE" w:rsidRPr="009111BE" w:rsidRDefault="009111BE" w:rsidP="009111BE">
            <w:r w:rsidRPr="009111BE">
              <w:t>Niger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D78E718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2464E45" w14:textId="77777777" w:rsidR="009111BE" w:rsidRPr="009111BE" w:rsidRDefault="009111BE" w:rsidP="009111BE">
            <w:r w:rsidRPr="009111BE">
              <w:t>196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E35A301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ABB3375" w14:textId="77777777" w:rsidR="009111BE" w:rsidRPr="009111BE" w:rsidRDefault="009111BE" w:rsidP="009111BE">
            <w:r w:rsidRPr="009111BE">
              <w:t>14.4 %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AB1DE07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49F9A2B" w14:textId="77777777" w:rsidR="009111BE" w:rsidRPr="009111BE" w:rsidRDefault="009111BE" w:rsidP="009111BE">
            <w:r w:rsidRPr="009111BE">
              <w:t>71.1 %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9EA457A" w14:textId="77777777" w:rsidR="009111BE" w:rsidRPr="009111BE" w:rsidRDefault="009111BE" w:rsidP="009111BE"/>
        </w:tc>
      </w:tr>
      <w:tr w:rsidR="009111BE" w:rsidRPr="009111BE" w14:paraId="1D3B3024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E972ED2" w14:textId="77777777" w:rsidR="009111BE" w:rsidRPr="009111BE" w:rsidRDefault="009111BE" w:rsidP="009111BE">
            <w:r w:rsidRPr="009111BE">
              <w:t>Nigeria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8EC249B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644FA97" w14:textId="77777777" w:rsidR="009111BE" w:rsidRPr="009111BE" w:rsidRDefault="009111BE" w:rsidP="009111BE">
            <w:r w:rsidRPr="009111BE">
              <w:t>107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F4E5A1A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BE3A32F" w14:textId="77777777" w:rsidR="009111BE" w:rsidRPr="009111BE" w:rsidRDefault="009111BE" w:rsidP="009111BE">
            <w:r w:rsidRPr="009111BE">
              <w:t>7.9 %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6F83922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BB4BF51" w14:textId="77777777" w:rsidR="009111BE" w:rsidRPr="009111BE" w:rsidRDefault="009111BE" w:rsidP="009111BE">
            <w:r w:rsidRPr="009111BE">
              <w:t>79.0 %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01C6AD4" w14:textId="77777777" w:rsidR="009111BE" w:rsidRPr="009111BE" w:rsidRDefault="009111BE" w:rsidP="009111BE"/>
        </w:tc>
      </w:tr>
      <w:tr w:rsidR="009111BE" w:rsidRPr="009111BE" w14:paraId="45F474BE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2B2A8DA" w14:textId="77777777" w:rsidR="009111BE" w:rsidRPr="009111BE" w:rsidRDefault="009111BE" w:rsidP="009111BE">
            <w:r w:rsidRPr="009111BE">
              <w:t>Senegal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B046985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350E13F" w14:textId="77777777" w:rsidR="009111BE" w:rsidRPr="009111BE" w:rsidRDefault="009111BE" w:rsidP="009111BE">
            <w:r w:rsidRPr="009111BE"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0DDF4C5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E03FCF5" w14:textId="77777777" w:rsidR="009111BE" w:rsidRPr="009111BE" w:rsidRDefault="009111BE" w:rsidP="009111BE">
            <w:r w:rsidRPr="009111BE">
              <w:t>7.3 %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A0C4992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46F6EEF" w14:textId="77777777" w:rsidR="009111BE" w:rsidRPr="009111BE" w:rsidRDefault="009111BE" w:rsidP="009111BE">
            <w:r w:rsidRPr="009111BE">
              <w:t>86.3 %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1FF9B46" w14:textId="77777777" w:rsidR="009111BE" w:rsidRPr="009111BE" w:rsidRDefault="009111BE" w:rsidP="009111BE"/>
        </w:tc>
      </w:tr>
      <w:tr w:rsidR="009111BE" w:rsidRPr="009111BE" w14:paraId="3C48E584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E2F6C39" w14:textId="77777777" w:rsidR="009111BE" w:rsidRPr="009111BE" w:rsidRDefault="009111BE" w:rsidP="009111BE">
            <w:r w:rsidRPr="009111BE">
              <w:t>Sierra Leone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C57B754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C20C538" w14:textId="77777777" w:rsidR="009111BE" w:rsidRPr="009111BE" w:rsidRDefault="009111BE" w:rsidP="009111BE">
            <w:r w:rsidRPr="009111BE"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03AB58F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753FBF9" w14:textId="77777777" w:rsidR="009111BE" w:rsidRPr="009111BE" w:rsidRDefault="009111BE" w:rsidP="009111BE">
            <w:r w:rsidRPr="009111BE">
              <w:t>3.2 %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BF6752B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8F9DA2C" w14:textId="77777777" w:rsidR="009111BE" w:rsidRPr="009111BE" w:rsidRDefault="009111BE" w:rsidP="009111BE">
            <w:r w:rsidRPr="009111BE">
              <w:t>89.6 %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433A4E0" w14:textId="77777777" w:rsidR="009111BE" w:rsidRPr="009111BE" w:rsidRDefault="009111BE" w:rsidP="009111BE"/>
        </w:tc>
      </w:tr>
      <w:tr w:rsidR="009111BE" w:rsidRPr="009111BE" w14:paraId="0CB5F3AC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5399BF03" w14:textId="77777777" w:rsidR="009111BE" w:rsidRPr="009111BE" w:rsidRDefault="009111BE" w:rsidP="009111BE">
            <w:r w:rsidRPr="009111BE">
              <w:t>Tchad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4C41A98F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0E12BA21" w14:textId="77777777" w:rsidR="009111BE" w:rsidRPr="009111BE" w:rsidRDefault="009111BE" w:rsidP="009111BE">
            <w:r w:rsidRPr="009111BE">
              <w:t>142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7F7B3C08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35BAFA04" w14:textId="77777777" w:rsidR="009111BE" w:rsidRPr="009111BE" w:rsidRDefault="009111BE" w:rsidP="009111BE">
            <w:r w:rsidRPr="009111BE">
              <w:t>10.4 %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61162FB6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2B31452A" w14:textId="77777777" w:rsidR="009111BE" w:rsidRPr="009111BE" w:rsidRDefault="009111BE" w:rsidP="009111BE">
            <w:r w:rsidRPr="009111BE">
              <w:t>100.0 %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1C373341" w14:textId="77777777" w:rsidR="009111BE" w:rsidRPr="009111BE" w:rsidRDefault="009111BE" w:rsidP="009111BE"/>
        </w:tc>
      </w:tr>
      <w:tr w:rsidR="009111BE" w:rsidRPr="009111BE" w14:paraId="4ACBEA62" w14:textId="77777777" w:rsidTr="009111BE">
        <w:trPr>
          <w:cantSplit/>
          <w:tblCellSpacing w:w="15" w:type="dxa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B51C3A8" w14:textId="77777777" w:rsidR="009111BE" w:rsidRPr="009111BE" w:rsidRDefault="009111BE" w:rsidP="009111BE"/>
        </w:tc>
      </w:tr>
    </w:tbl>
    <w:p w14:paraId="0BEB9017" w14:textId="77777777" w:rsidR="009111BE" w:rsidRPr="009111BE" w:rsidRDefault="009111BE" w:rsidP="009111BE">
      <w:r w:rsidRPr="009111BE">
        <w:t> </w:t>
      </w:r>
    </w:p>
    <w:p w14:paraId="5DC7CDED" w14:textId="77777777" w:rsidR="009111BE" w:rsidRDefault="009111BE"/>
    <w:p w14:paraId="47E7B0C7" w14:textId="77777777" w:rsidR="009111BE" w:rsidRDefault="009111BE"/>
    <w:p w14:paraId="1F4A292A" w14:textId="42B48193" w:rsidR="009111BE" w:rsidRDefault="009111BE"/>
    <w:p w14:paraId="3E5E396C" w14:textId="01B61447" w:rsidR="009111BE" w:rsidRDefault="009111BE" w:rsidP="009111BE">
      <w:pPr>
        <w:pStyle w:val="Heading1"/>
      </w:pPr>
      <w:bookmarkStart w:id="104" w:name="_Toc137464550"/>
      <w:r>
        <w:t>Appendix 4: Distribution of RSS Scores</w:t>
      </w:r>
      <w:bookmarkEnd w:id="104"/>
    </w:p>
    <w:p w14:paraId="08238AEC" w14:textId="77777777" w:rsidR="009111BE" w:rsidRDefault="009111BE"/>
    <w:p w14:paraId="7BA2061D" w14:textId="77777777" w:rsidR="009111BE" w:rsidRPr="009111BE" w:rsidRDefault="009111BE" w:rsidP="009111BE">
      <w:pPr>
        <w:rPr>
          <w:b/>
          <w:bCs/>
        </w:rPr>
      </w:pPr>
      <w:r w:rsidRPr="009111BE">
        <w:rPr>
          <w:b/>
          <w:bCs/>
        </w:rPr>
        <w:t>Descriptives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0"/>
        <w:gridCol w:w="186"/>
        <w:gridCol w:w="2790"/>
        <w:gridCol w:w="671"/>
        <w:gridCol w:w="2741"/>
        <w:gridCol w:w="674"/>
      </w:tblGrid>
      <w:tr w:rsidR="009111BE" w:rsidRPr="009111BE" w14:paraId="2AB29A72" w14:textId="77777777" w:rsidTr="009111BE">
        <w:trPr>
          <w:cantSplit/>
          <w:tblHeader/>
          <w:tblCellSpacing w:w="15" w:type="dxa"/>
        </w:trPr>
        <w:tc>
          <w:tcPr>
            <w:tcW w:w="0" w:type="auto"/>
            <w:gridSpan w:val="6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0" w:type="dxa"/>
              <w:bottom w:w="60" w:type="dxa"/>
              <w:right w:w="120" w:type="dxa"/>
            </w:tcMar>
            <w:vAlign w:val="center"/>
            <w:hideMark/>
          </w:tcPr>
          <w:p w14:paraId="11D16F96" w14:textId="77777777" w:rsidR="009111BE" w:rsidRPr="009111BE" w:rsidRDefault="009111BE" w:rsidP="009111BE">
            <w:pPr>
              <w:rPr>
                <w:b/>
                <w:bCs/>
              </w:rPr>
            </w:pPr>
            <w:r w:rsidRPr="009111BE">
              <w:t>Descriptives</w:t>
            </w:r>
          </w:p>
        </w:tc>
      </w:tr>
      <w:tr w:rsidR="009111BE" w:rsidRPr="009111BE" w14:paraId="437C3D5E" w14:textId="77777777" w:rsidTr="009111B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0DBCFCC" w14:textId="77777777" w:rsidR="009111BE" w:rsidRPr="009111BE" w:rsidRDefault="009111BE" w:rsidP="009111BE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  <w:hideMark/>
          </w:tcPr>
          <w:p w14:paraId="2BBF8A6B" w14:textId="77777777" w:rsidR="009111BE" w:rsidRPr="009111BE" w:rsidRDefault="009111BE" w:rsidP="009111BE"/>
        </w:tc>
        <w:tc>
          <w:tcPr>
            <w:tcW w:w="0" w:type="auto"/>
            <w:vAlign w:val="center"/>
            <w:hideMark/>
          </w:tcPr>
          <w:p w14:paraId="6E2E0562" w14:textId="77777777" w:rsidR="009111BE" w:rsidRPr="009111BE" w:rsidRDefault="009111BE" w:rsidP="009111BE"/>
        </w:tc>
        <w:tc>
          <w:tcPr>
            <w:tcW w:w="0" w:type="auto"/>
            <w:vAlign w:val="center"/>
            <w:hideMark/>
          </w:tcPr>
          <w:p w14:paraId="76916A9F" w14:textId="77777777" w:rsidR="009111BE" w:rsidRPr="009111BE" w:rsidRDefault="009111BE" w:rsidP="009111BE"/>
        </w:tc>
        <w:tc>
          <w:tcPr>
            <w:tcW w:w="0" w:type="auto"/>
            <w:vAlign w:val="center"/>
            <w:hideMark/>
          </w:tcPr>
          <w:p w14:paraId="43B456DD" w14:textId="77777777" w:rsidR="009111BE" w:rsidRPr="009111BE" w:rsidRDefault="009111BE" w:rsidP="009111BE"/>
        </w:tc>
        <w:tc>
          <w:tcPr>
            <w:tcW w:w="0" w:type="auto"/>
            <w:vAlign w:val="center"/>
            <w:hideMark/>
          </w:tcPr>
          <w:p w14:paraId="787534EC" w14:textId="77777777" w:rsidR="009111BE" w:rsidRPr="009111BE" w:rsidRDefault="009111BE" w:rsidP="009111BE"/>
        </w:tc>
      </w:tr>
      <w:tr w:rsidR="009111BE" w:rsidRPr="009111BE" w14:paraId="5F930288" w14:textId="77777777" w:rsidTr="009111BE">
        <w:trPr>
          <w:cantSplit/>
          <w:tblHeader/>
          <w:tblCellSpacing w:w="15" w:type="dxa"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4B0DE7" w14:textId="77777777" w:rsidR="009111BE" w:rsidRPr="009111BE" w:rsidRDefault="009111BE" w:rsidP="009111BE">
            <w:pPr>
              <w:rPr>
                <w:b/>
                <w:bCs/>
              </w:rPr>
            </w:pPr>
            <w:r w:rsidRPr="009111BE">
              <w:rPr>
                <w:b/>
                <w:bCs/>
              </w:rPr>
              <w:t> 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6106B9" w14:textId="77777777" w:rsidR="009111BE" w:rsidRPr="009111BE" w:rsidRDefault="009111BE" w:rsidP="009111BE">
            <w:pPr>
              <w:rPr>
                <w:b/>
                <w:bCs/>
              </w:rPr>
            </w:pPr>
            <w:r w:rsidRPr="009111BE">
              <w:rPr>
                <w:b/>
                <w:bCs/>
              </w:rPr>
              <w:t>Composite reintegration score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74BBCB3" w14:textId="77777777" w:rsidR="009111BE" w:rsidRPr="009111BE" w:rsidRDefault="009111BE" w:rsidP="009111BE">
            <w:pPr>
              <w:rPr>
                <w:b/>
                <w:bCs/>
              </w:rPr>
            </w:pPr>
            <w:r w:rsidRPr="009111BE">
              <w:rPr>
                <w:b/>
                <w:bCs/>
              </w:rPr>
              <w:t>Economic reintegration Score</w:t>
            </w:r>
          </w:p>
        </w:tc>
      </w:tr>
      <w:tr w:rsidR="009111BE" w:rsidRPr="009111BE" w14:paraId="5EFD8CE6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5D4FDA4" w14:textId="77777777" w:rsidR="009111BE" w:rsidRPr="009111BE" w:rsidRDefault="009111BE" w:rsidP="009111BE">
            <w:r w:rsidRPr="009111BE">
              <w:t>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7133512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6E7F218" w14:textId="77777777" w:rsidR="009111BE" w:rsidRPr="009111BE" w:rsidRDefault="009111BE" w:rsidP="009111BE">
            <w:r w:rsidRPr="009111BE">
              <w:t>1360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B3F549D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79DF954" w14:textId="77777777" w:rsidR="009111BE" w:rsidRPr="009111BE" w:rsidRDefault="009111BE" w:rsidP="009111BE">
            <w:r w:rsidRPr="009111BE">
              <w:t>1361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272F3BE" w14:textId="77777777" w:rsidR="009111BE" w:rsidRPr="009111BE" w:rsidRDefault="009111BE" w:rsidP="009111BE"/>
        </w:tc>
      </w:tr>
      <w:tr w:rsidR="009111BE" w:rsidRPr="009111BE" w14:paraId="012123D8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0133B55" w14:textId="77777777" w:rsidR="009111BE" w:rsidRPr="009111BE" w:rsidRDefault="009111BE" w:rsidP="009111BE">
            <w:r w:rsidRPr="009111BE">
              <w:t>Missing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CD7F54F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3EAB1D7" w14:textId="77777777" w:rsidR="009111BE" w:rsidRPr="009111BE" w:rsidRDefault="009111BE" w:rsidP="009111BE">
            <w:r w:rsidRPr="009111BE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DB54C4A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F3C7BCA" w14:textId="77777777" w:rsidR="009111BE" w:rsidRPr="009111BE" w:rsidRDefault="009111BE" w:rsidP="009111BE">
            <w:r w:rsidRPr="009111BE"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E65C41B" w14:textId="77777777" w:rsidR="009111BE" w:rsidRPr="009111BE" w:rsidRDefault="009111BE" w:rsidP="009111BE"/>
        </w:tc>
      </w:tr>
      <w:tr w:rsidR="009111BE" w:rsidRPr="009111BE" w14:paraId="754AA5A1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F68B563" w14:textId="77777777" w:rsidR="009111BE" w:rsidRPr="009111BE" w:rsidRDefault="009111BE" w:rsidP="009111BE">
            <w:r w:rsidRPr="009111BE">
              <w:t>Mean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F037F58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4391308" w14:textId="77777777" w:rsidR="009111BE" w:rsidRPr="009111BE" w:rsidRDefault="009111BE" w:rsidP="009111BE">
            <w:r w:rsidRPr="009111BE">
              <w:t>0.669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C9BFF5B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7A04404" w14:textId="77777777" w:rsidR="009111BE" w:rsidRPr="009111BE" w:rsidRDefault="009111BE" w:rsidP="009111BE">
            <w:r w:rsidRPr="009111BE">
              <w:t>0.621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A5E0DF8" w14:textId="77777777" w:rsidR="009111BE" w:rsidRPr="009111BE" w:rsidRDefault="009111BE" w:rsidP="009111BE"/>
        </w:tc>
      </w:tr>
      <w:tr w:rsidR="009111BE" w:rsidRPr="009111BE" w14:paraId="4E8107B9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BC0F6B7" w14:textId="77777777" w:rsidR="009111BE" w:rsidRPr="009111BE" w:rsidRDefault="009111BE" w:rsidP="009111BE">
            <w:r w:rsidRPr="009111BE">
              <w:t>Median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4C5B39B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F881513" w14:textId="77777777" w:rsidR="009111BE" w:rsidRPr="009111BE" w:rsidRDefault="009111BE" w:rsidP="009111BE">
            <w:r w:rsidRPr="009111BE">
              <w:t>0.673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29D7CF3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ECF6AA3" w14:textId="77777777" w:rsidR="009111BE" w:rsidRPr="009111BE" w:rsidRDefault="009111BE" w:rsidP="009111BE">
            <w:r w:rsidRPr="009111BE">
              <w:t>0.635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63AF2C9" w14:textId="77777777" w:rsidR="009111BE" w:rsidRPr="009111BE" w:rsidRDefault="009111BE" w:rsidP="009111BE"/>
        </w:tc>
      </w:tr>
      <w:tr w:rsidR="009111BE" w:rsidRPr="009111BE" w14:paraId="77B9C3C5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712240A" w14:textId="77777777" w:rsidR="009111BE" w:rsidRPr="009111BE" w:rsidRDefault="009111BE" w:rsidP="009111BE">
            <w:r w:rsidRPr="009111BE">
              <w:t>Standard deviation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DFD79B0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032178D" w14:textId="77777777" w:rsidR="009111BE" w:rsidRPr="009111BE" w:rsidRDefault="009111BE" w:rsidP="009111BE">
            <w:r w:rsidRPr="009111BE">
              <w:t>0.113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CBE420E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9F8F803" w14:textId="77777777" w:rsidR="009111BE" w:rsidRPr="009111BE" w:rsidRDefault="009111BE" w:rsidP="009111BE">
            <w:r w:rsidRPr="009111BE">
              <w:t>0.167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F4F7EA2" w14:textId="77777777" w:rsidR="009111BE" w:rsidRPr="009111BE" w:rsidRDefault="009111BE" w:rsidP="009111BE"/>
        </w:tc>
      </w:tr>
      <w:tr w:rsidR="009111BE" w:rsidRPr="009111BE" w14:paraId="1FF0932B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C98623D" w14:textId="77777777" w:rsidR="009111BE" w:rsidRPr="009111BE" w:rsidRDefault="009111BE" w:rsidP="009111BE">
            <w:r w:rsidRPr="009111BE">
              <w:t>Minimum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CFD99CC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8020691" w14:textId="77777777" w:rsidR="009111BE" w:rsidRPr="009111BE" w:rsidRDefault="009111BE" w:rsidP="009111BE">
            <w:r w:rsidRPr="009111BE">
              <w:t>0.217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0C2D266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D0E7836" w14:textId="77777777" w:rsidR="009111BE" w:rsidRPr="009111BE" w:rsidRDefault="009111BE" w:rsidP="009111BE">
            <w:r w:rsidRPr="009111BE">
              <w:t>0.117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F266B56" w14:textId="77777777" w:rsidR="009111BE" w:rsidRPr="009111BE" w:rsidRDefault="009111BE" w:rsidP="009111BE"/>
        </w:tc>
      </w:tr>
      <w:tr w:rsidR="009111BE" w:rsidRPr="009111BE" w14:paraId="4952A2E3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6B4A92B0" w14:textId="77777777" w:rsidR="009111BE" w:rsidRPr="009111BE" w:rsidRDefault="009111BE" w:rsidP="009111BE">
            <w:r w:rsidRPr="009111BE">
              <w:t>Maximum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26EA6160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08A66809" w14:textId="77777777" w:rsidR="009111BE" w:rsidRPr="009111BE" w:rsidRDefault="009111BE" w:rsidP="009111BE">
            <w:r w:rsidRPr="009111BE">
              <w:t>0.942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72F1D1AC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42059A5C" w14:textId="77777777" w:rsidR="009111BE" w:rsidRPr="009111BE" w:rsidRDefault="009111BE" w:rsidP="009111BE">
            <w:r w:rsidRPr="009111BE">
              <w:t>0.970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6BFFA465" w14:textId="77777777" w:rsidR="009111BE" w:rsidRPr="009111BE" w:rsidRDefault="009111BE" w:rsidP="009111BE"/>
        </w:tc>
      </w:tr>
      <w:tr w:rsidR="009111BE" w:rsidRPr="009111BE" w14:paraId="6337C6DE" w14:textId="77777777" w:rsidTr="009111BE">
        <w:trPr>
          <w:cantSplit/>
          <w:tblCellSpacing w:w="15" w:type="dxa"/>
        </w:trPr>
        <w:tc>
          <w:tcPr>
            <w:tcW w:w="0" w:type="auto"/>
            <w:gridSpan w:val="6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23FC366" w14:textId="77777777" w:rsidR="009111BE" w:rsidRPr="009111BE" w:rsidRDefault="009111BE" w:rsidP="009111BE"/>
        </w:tc>
      </w:tr>
    </w:tbl>
    <w:p w14:paraId="6DD50FEF" w14:textId="77777777" w:rsidR="009111BE" w:rsidRPr="009111BE" w:rsidRDefault="009111BE" w:rsidP="009111BE">
      <w:r w:rsidRPr="009111BE">
        <w:t> </w:t>
      </w:r>
    </w:p>
    <w:p w14:paraId="6A4967AC" w14:textId="75F9B4D6" w:rsidR="009111BE" w:rsidRDefault="009111BE" w:rsidP="009111BE">
      <w:r w:rsidRPr="009111BE">
        <w:rPr>
          <w:noProof/>
        </w:rPr>
        <w:lastRenderedPageBreak/>
        <w:drawing>
          <wp:inline distT="0" distB="0" distL="0" distR="0" wp14:anchorId="13EB28D2" wp14:editId="4FABF8F5">
            <wp:extent cx="4070350" cy="4004290"/>
            <wp:effectExtent l="0" t="0" r="0" b="0"/>
            <wp:docPr id="876057951" name="Picture 16" descr="A picture containing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057951" name="Picture 16" descr="A picture containing screenshot, de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289" cy="4017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C634A" w14:textId="77777777" w:rsidR="00641400" w:rsidRDefault="00641400" w:rsidP="009111BE"/>
    <w:p w14:paraId="385B7A22" w14:textId="77777777" w:rsidR="00641400" w:rsidRPr="009111BE" w:rsidRDefault="00641400" w:rsidP="009111BE"/>
    <w:p w14:paraId="1D1B1704" w14:textId="48F6681B" w:rsidR="009111BE" w:rsidRPr="009111BE" w:rsidRDefault="009111BE" w:rsidP="009111BE">
      <w:r w:rsidRPr="009111BE">
        <w:rPr>
          <w:noProof/>
        </w:rPr>
        <w:drawing>
          <wp:inline distT="0" distB="0" distL="0" distR="0" wp14:anchorId="3F89B0B1" wp14:editId="191BF844">
            <wp:extent cx="4076700" cy="4076700"/>
            <wp:effectExtent l="0" t="0" r="0" b="0"/>
            <wp:docPr id="1912648923" name="Picture 15" descr="A picture containing screenshot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648923" name="Picture 15" descr="A picture containing screenshot, bla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23EFC" w14:textId="7D700A45" w:rsidR="009111BE" w:rsidRDefault="009111BE" w:rsidP="009111BE">
      <w:r w:rsidRPr="009111BE">
        <w:rPr>
          <w:noProof/>
        </w:rPr>
        <w:lastRenderedPageBreak/>
        <w:drawing>
          <wp:inline distT="0" distB="0" distL="0" distR="0" wp14:anchorId="204C5D2E" wp14:editId="66DD47DF">
            <wp:extent cx="4051300" cy="3985548"/>
            <wp:effectExtent l="0" t="0" r="6350" b="0"/>
            <wp:docPr id="2024888175" name="Picture 14" descr="A picture containing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888175" name="Picture 14" descr="A picture containing screenshot, de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979" cy="3990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97BD2" w14:textId="77777777" w:rsidR="00641400" w:rsidRPr="009111BE" w:rsidRDefault="00641400" w:rsidP="009111BE"/>
    <w:p w14:paraId="44772BDA" w14:textId="746CBD25" w:rsidR="009111BE" w:rsidRPr="009111BE" w:rsidRDefault="009111BE" w:rsidP="009111BE">
      <w:r w:rsidRPr="009111BE">
        <w:rPr>
          <w:noProof/>
        </w:rPr>
        <w:drawing>
          <wp:inline distT="0" distB="0" distL="0" distR="0" wp14:anchorId="2C9F7040" wp14:editId="496A0683">
            <wp:extent cx="3930650" cy="3930650"/>
            <wp:effectExtent l="0" t="0" r="0" b="0"/>
            <wp:docPr id="1256655122" name="Picture 13" descr="A picture containing screenshot, rectangle, square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655122" name="Picture 13" descr="A picture containing screenshot, rectangle, square, de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AC74F" w14:textId="77777777" w:rsidR="009111BE" w:rsidRDefault="009111BE"/>
    <w:p w14:paraId="33D73E2F" w14:textId="77777777" w:rsidR="009111BE" w:rsidRDefault="009111BE"/>
    <w:p w14:paraId="32FA7A45" w14:textId="19ADF21C" w:rsidR="009111BE" w:rsidRPr="009111BE" w:rsidRDefault="009111BE" w:rsidP="009111BE"/>
    <w:p w14:paraId="4097CC41" w14:textId="77777777" w:rsidR="009111BE" w:rsidRDefault="009111BE"/>
    <w:p w14:paraId="3022BBB7" w14:textId="77777777" w:rsidR="009111BE" w:rsidRDefault="009111BE"/>
    <w:p w14:paraId="0BC1BFE6" w14:textId="5365EB1E" w:rsidR="009111BE" w:rsidRDefault="009111BE" w:rsidP="009111BE">
      <w:r w:rsidRPr="009111BE">
        <w:rPr>
          <w:noProof/>
        </w:rPr>
        <w:drawing>
          <wp:inline distT="0" distB="0" distL="0" distR="0" wp14:anchorId="116C5F01" wp14:editId="1F4B1442">
            <wp:extent cx="5585909" cy="7689850"/>
            <wp:effectExtent l="0" t="0" r="0" b="0"/>
            <wp:docPr id="841173705" name="Picture 2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173705" name="Picture 28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273" cy="7694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E9A68" w14:textId="77777777" w:rsidR="00641400" w:rsidRDefault="00641400" w:rsidP="009111BE"/>
    <w:p w14:paraId="6044820B" w14:textId="77777777" w:rsidR="00641400" w:rsidRDefault="00641400" w:rsidP="009111BE"/>
    <w:p w14:paraId="41E34C50" w14:textId="77777777" w:rsidR="00641400" w:rsidRDefault="00641400" w:rsidP="009111BE"/>
    <w:p w14:paraId="6399E1EC" w14:textId="77777777" w:rsidR="00641400" w:rsidRDefault="00641400" w:rsidP="009111BE"/>
    <w:p w14:paraId="1E797268" w14:textId="77777777" w:rsidR="004C4B90" w:rsidRDefault="004C4B90" w:rsidP="009111BE">
      <w:pPr>
        <w:sectPr w:rsidR="004C4B90" w:rsidSect="005D3117">
          <w:headerReference w:type="even" r:id="rId44"/>
          <w:headerReference w:type="default" r:id="rId45"/>
          <w:footerReference w:type="even" r:id="rId46"/>
          <w:footerReference w:type="default" r:id="rId47"/>
          <w:headerReference w:type="first" r:id="rId48"/>
          <w:footerReference w:type="first" r:id="rId49"/>
          <w:pgSz w:w="12240" w:h="15840"/>
          <w:pgMar w:top="851" w:right="1134" w:bottom="1134" w:left="1418" w:header="720" w:footer="720" w:gutter="0"/>
          <w:cols w:space="708"/>
          <w:docGrid w:linePitch="272"/>
        </w:sectPr>
      </w:pPr>
    </w:p>
    <w:p w14:paraId="22EB8052" w14:textId="3CF383DF" w:rsidR="009111BE" w:rsidRPr="009111BE" w:rsidRDefault="009111BE" w:rsidP="009111BE">
      <w:r w:rsidRPr="009111BE">
        <w:rPr>
          <w:noProof/>
        </w:rPr>
        <w:lastRenderedPageBreak/>
        <w:drawing>
          <wp:inline distT="0" distB="0" distL="0" distR="0" wp14:anchorId="05857306" wp14:editId="2140241D">
            <wp:extent cx="8479937" cy="2743200"/>
            <wp:effectExtent l="0" t="0" r="0" b="0"/>
            <wp:docPr id="275632279" name="Picture 27" descr="A picture containing screenshot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632279" name="Picture 27" descr="A picture containing screenshot, bla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7724" cy="2745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CFC32" w14:textId="77777777" w:rsidR="009111BE" w:rsidRPr="009111BE" w:rsidRDefault="009111BE" w:rsidP="009111BE"/>
    <w:p w14:paraId="3EDF6D38" w14:textId="77777777" w:rsidR="009111BE" w:rsidRDefault="009111BE"/>
    <w:sectPr w:rsidR="009111BE" w:rsidSect="004C4B90">
      <w:pgSz w:w="15840" w:h="12240" w:orient="landscape"/>
      <w:pgMar w:top="1418" w:right="851" w:bottom="1134" w:left="1134" w:header="720" w:footer="720" w:gutter="0"/>
      <w:cols w:space="708"/>
      <w:docGrid w:linePitch="299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BERTHET-VALDOIS Julie" w:date="2023-06-12T17:48:00Z" w:initials="BJ">
    <w:p w14:paraId="5FF8928D" w14:textId="67702FA5" w:rsidR="00844EE9" w:rsidRPr="00844EE9" w:rsidRDefault="00844EE9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844EE9">
        <w:rPr>
          <w:lang w:val="fr-FR"/>
        </w:rPr>
        <w:t>Pour ces variables catégoriques ave</w:t>
      </w:r>
      <w:r>
        <w:rPr>
          <w:lang w:val="fr-FR"/>
        </w:rPr>
        <w:t>c</w:t>
      </w:r>
      <w:r w:rsidRPr="00844EE9">
        <w:rPr>
          <w:lang w:val="fr-FR"/>
        </w:rPr>
        <w:t xml:space="preserve"> plusieurs modalités nous aurons plus</w:t>
      </w:r>
      <w:r>
        <w:rPr>
          <w:lang w:val="fr-FR"/>
        </w:rPr>
        <w:t>ieurs dummies n’est ce pas ? in cash 1/0, in kind 1/0</w:t>
      </w:r>
      <w:r w:rsidR="004C4AC3">
        <w:rPr>
          <w:lang w:val="fr-FR"/>
        </w:rPr>
        <w:t xml:space="preserve"> correct ?</w:t>
      </w:r>
    </w:p>
  </w:comment>
  <w:comment w:id="3" w:author="Jean-Luc Jucker" w:date="2023-06-12T22:30:00Z" w:initials="JJ">
    <w:p w14:paraId="1BE91429" w14:textId="77777777" w:rsidR="00C518C3" w:rsidRPr="005F2EAB" w:rsidRDefault="00C518C3" w:rsidP="00155C96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5F2EAB">
        <w:rPr>
          <w:lang w:val="fr-FR"/>
        </w:rPr>
        <w:t>Oui, à moins que l'on recode en binaire. C'est le nombre d'observations dans chaque contraste qui permettra de décider</w:t>
      </w:r>
    </w:p>
  </w:comment>
  <w:comment w:id="4" w:author="BERTHET-VALDOIS Julie" w:date="2023-06-12T16:48:00Z" w:initials="BJ">
    <w:p w14:paraId="3625D21A" w14:textId="1F919A05" w:rsidR="004A4762" w:rsidRPr="009518CA" w:rsidRDefault="004A4762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="009518CA" w:rsidRPr="009518CA">
        <w:rPr>
          <w:lang w:val="fr-FR"/>
        </w:rPr>
        <w:t>A mon souvenir seuls 4 ou 5</w:t>
      </w:r>
      <w:r w:rsidR="009518CA">
        <w:rPr>
          <w:lang w:val="fr-FR"/>
        </w:rPr>
        <w:t xml:space="preserve"> n’ont pas recu le microbusiness donc je ne crois pas que nous ayons besoin de cette variable</w:t>
      </w:r>
    </w:p>
  </w:comment>
  <w:comment w:id="5" w:author="Jean-Luc Jucker" w:date="2023-06-12T22:29:00Z" w:initials="JJ">
    <w:p w14:paraId="70EDA642" w14:textId="77777777" w:rsidR="00C518C3" w:rsidRPr="005F2EAB" w:rsidRDefault="00C518C3" w:rsidP="00B916AF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5F2EAB">
        <w:rPr>
          <w:lang w:val="fr-FR"/>
        </w:rPr>
        <w:t>En effet, et c'est dommage car je croyais justement que c'est qqch que vous vouliez comparer, juste?</w:t>
      </w:r>
    </w:p>
  </w:comment>
  <w:comment w:id="6" w:author="BERTHET-VALDOIS Julie" w:date="2023-06-14T15:30:00Z" w:initials="BJ">
    <w:p w14:paraId="222F9012" w14:textId="5F61A107" w:rsidR="00ED5CE6" w:rsidRPr="00ED5CE6" w:rsidRDefault="00ED5CE6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>
        <w:rPr>
          <w:lang w:val="fr-FR"/>
        </w:rPr>
        <w:t xml:space="preserve"> </w:t>
      </w:r>
      <w:r w:rsidR="00916109" w:rsidRPr="007346FE">
        <w:rPr>
          <w:highlight w:val="cyan"/>
          <w:lang w:val="fr-FR"/>
        </w:rPr>
        <w:t xml:space="preserve">C’est plus pour RSS </w:t>
      </w:r>
      <w:r w:rsidR="007346FE" w:rsidRPr="007346FE">
        <w:rPr>
          <w:highlight w:val="cyan"/>
          <w:lang w:val="fr-FR"/>
        </w:rPr>
        <w:t xml:space="preserve">qu’il faut regarder </w:t>
      </w:r>
      <w:r w:rsidR="00A018AB" w:rsidRPr="007346FE">
        <w:rPr>
          <w:highlight w:val="cyan"/>
          <w:lang w:val="fr-FR"/>
        </w:rPr>
        <w:t>ça</w:t>
      </w:r>
    </w:p>
  </w:comment>
  <w:comment w:id="9" w:author="BERTHET-VALDOIS Julie" w:date="2023-06-12T16:49:00Z" w:initials="BJ">
    <w:p w14:paraId="1387FB5E" w14:textId="5FB13448" w:rsidR="00692588" w:rsidRPr="00692588" w:rsidRDefault="00692588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692588">
        <w:rPr>
          <w:lang w:val="fr-FR"/>
        </w:rPr>
        <w:t>Je ne suis pas convaincue q</w:t>
      </w:r>
      <w:r>
        <w:rPr>
          <w:lang w:val="fr-FR"/>
        </w:rPr>
        <w:t xml:space="preserve">ue cette variable soit pertinente : devises différentes, </w:t>
      </w:r>
      <w:r w:rsidR="00144A01">
        <w:rPr>
          <w:lang w:val="fr-FR"/>
        </w:rPr>
        <w:t>certains risquent de compter seulement le cash reçu, d’autre toute l’aide. En gros, je doute que cette variable soit fiable.</w:t>
      </w:r>
    </w:p>
  </w:comment>
  <w:comment w:id="10" w:author="Jean-Luc Jucker" w:date="2023-06-12T22:28:00Z" w:initials="JJ">
    <w:p w14:paraId="28763267" w14:textId="77777777" w:rsidR="00C518C3" w:rsidRPr="005F2EAB" w:rsidRDefault="00C518C3" w:rsidP="00AF2FB7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5F2EAB">
        <w:rPr>
          <w:lang w:val="fr-FR"/>
        </w:rPr>
        <w:t>OK!</w:t>
      </w:r>
    </w:p>
  </w:comment>
  <w:comment w:id="12" w:author="BERTHET-VALDOIS Julie" w:date="2023-06-12T17:04:00Z" w:initials="BJ">
    <w:p w14:paraId="2D23B9B7" w14:textId="273E0898" w:rsidR="008B3715" w:rsidRDefault="007629C5" w:rsidP="008B3715">
      <w:pPr>
        <w:pStyle w:val="ListParagraph"/>
        <w:spacing w:after="160" w:line="259" w:lineRule="auto"/>
        <w:ind w:left="0"/>
        <w:rPr>
          <w:rFonts w:cstheme="minorHAnsi"/>
          <w:lang w:val="fr-FR"/>
        </w:rPr>
      </w:pPr>
      <w:r>
        <w:rPr>
          <w:rStyle w:val="CommentReference"/>
        </w:rPr>
        <w:annotationRef/>
      </w:r>
      <w:r w:rsidRPr="007629C5">
        <w:rPr>
          <w:lang w:val="fr-FR"/>
        </w:rPr>
        <w:t>Est-ce q</w:t>
      </w:r>
      <w:r>
        <w:rPr>
          <w:lang w:val="fr-FR"/>
        </w:rPr>
        <w:t xml:space="preserve">ue l’utilisation de ces controles permettra </w:t>
      </w:r>
      <w:r w:rsidR="008B3715">
        <w:rPr>
          <w:lang w:val="fr-FR"/>
        </w:rPr>
        <w:t xml:space="preserve">de répondre a : </w:t>
      </w:r>
      <w:r w:rsidR="008B3715" w:rsidRPr="00007520">
        <w:rPr>
          <w:rFonts w:eastAsia="Times New Roman" w:cstheme="minorHAnsi"/>
          <w:lang w:val="fr-FR"/>
        </w:rPr>
        <w:t>Y a-t-il des domaines d’activité et/ou des pays qui favorisent mieux le recrutement d’employés /</w:t>
      </w:r>
      <w:r w:rsidR="008B3715" w:rsidRPr="00007520">
        <w:rPr>
          <w:rFonts w:cstheme="minorHAnsi"/>
          <w:lang w:val="fr-FR"/>
        </w:rPr>
        <w:t>type d’entreprise qui emploi le plus mais en contrôlant pour celle qui marchent bien (car plus d’employés peut aussi être négatifs)</w:t>
      </w:r>
      <w:r w:rsidR="008B3715">
        <w:rPr>
          <w:rFonts w:cstheme="minorHAnsi"/>
          <w:lang w:val="fr-FR"/>
        </w:rPr>
        <w:t> ?</w:t>
      </w:r>
    </w:p>
    <w:p w14:paraId="525AE1E0" w14:textId="039824B2" w:rsidR="008B3715" w:rsidRDefault="008B3715" w:rsidP="008B3715">
      <w:pPr>
        <w:pStyle w:val="ListParagraph"/>
        <w:spacing w:after="160" w:line="259" w:lineRule="auto"/>
        <w:ind w:left="0"/>
        <w:rPr>
          <w:rFonts w:cstheme="minorHAnsi"/>
          <w:lang w:val="fr-FR"/>
        </w:rPr>
      </w:pPr>
    </w:p>
    <w:p w14:paraId="7EC47DBA" w14:textId="5B64F86B" w:rsidR="008B3715" w:rsidRDefault="008B3715" w:rsidP="008B3715">
      <w:pPr>
        <w:pStyle w:val="ListParagraph"/>
        <w:spacing w:after="160" w:line="259" w:lineRule="auto"/>
        <w:ind w:left="0"/>
        <w:rPr>
          <w:rFonts w:cstheme="minorHAnsi"/>
          <w:lang w:val="fr-FR"/>
        </w:rPr>
      </w:pPr>
      <w:r>
        <w:rPr>
          <w:rFonts w:cstheme="minorHAnsi"/>
          <w:lang w:val="fr-FR"/>
        </w:rPr>
        <w:t xml:space="preserve">Si non, il faudrait ajouter un </w:t>
      </w:r>
      <w:r w:rsidR="00D65C85">
        <w:rPr>
          <w:rFonts w:cstheme="minorHAnsi"/>
          <w:lang w:val="fr-FR"/>
        </w:rPr>
        <w:t>modèle</w:t>
      </w:r>
      <w:r>
        <w:rPr>
          <w:rFonts w:cstheme="minorHAnsi"/>
          <w:lang w:val="fr-FR"/>
        </w:rPr>
        <w:t xml:space="preserve"> pour ca ou la dependent variable serait le nombre d’employes j’imagine et en controlant pour le succès et autre</w:t>
      </w:r>
      <w:r w:rsidR="00C5305F">
        <w:rPr>
          <w:rFonts w:cstheme="minorHAnsi"/>
          <w:lang w:val="fr-FR"/>
        </w:rPr>
        <w:t>.</w:t>
      </w:r>
    </w:p>
    <w:p w14:paraId="4B9AFB4F" w14:textId="34392F45" w:rsidR="00C5305F" w:rsidRPr="00007520" w:rsidRDefault="00C5305F" w:rsidP="008B3715">
      <w:pPr>
        <w:pStyle w:val="ListParagraph"/>
        <w:spacing w:after="160" w:line="259" w:lineRule="auto"/>
        <w:ind w:left="0"/>
        <w:rPr>
          <w:rFonts w:cstheme="minorHAnsi"/>
          <w:lang w:val="fr-FR"/>
        </w:rPr>
      </w:pPr>
      <w:r>
        <w:rPr>
          <w:rFonts w:cstheme="minorHAnsi"/>
          <w:lang w:val="fr-FR"/>
        </w:rPr>
        <w:t>C’est un point important que notre Reintegration Officer aimerait éclaircir.</w:t>
      </w:r>
    </w:p>
    <w:p w14:paraId="3D017C31" w14:textId="4E9872DA" w:rsidR="007629C5" w:rsidRPr="007629C5" w:rsidRDefault="007629C5">
      <w:pPr>
        <w:pStyle w:val="CommentText"/>
        <w:rPr>
          <w:lang w:val="fr-FR"/>
        </w:rPr>
      </w:pPr>
    </w:p>
  </w:comment>
  <w:comment w:id="13" w:author="BERTHET-VALDOIS Julie" w:date="2023-06-14T15:52:00Z" w:initials="BJ">
    <w:p w14:paraId="2A3D9F0C" w14:textId="0D77F8B5" w:rsidR="00A02FB9" w:rsidRPr="00A02FB9" w:rsidRDefault="00A02FB9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A02FB9">
        <w:rPr>
          <w:highlight w:val="cyan"/>
          <w:lang w:val="fr-FR"/>
        </w:rPr>
        <w:t>Je ne vois pas de réponse ici ?</w:t>
      </w:r>
    </w:p>
  </w:comment>
  <w:comment w:id="15" w:author="BERTHET-VALDOIS Julie" w:date="2023-06-12T16:51:00Z" w:initials="BJ">
    <w:p w14:paraId="46938965" w14:textId="1E8D9CE8" w:rsidR="009079D9" w:rsidRPr="007629C5" w:rsidRDefault="009079D9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7629C5">
        <w:rPr>
          <w:lang w:val="fr-FR"/>
        </w:rPr>
        <w:t>Ok ca me va!</w:t>
      </w:r>
    </w:p>
  </w:comment>
  <w:comment w:id="18" w:author="BERTHET-VALDOIS Julie" w:date="2023-06-12T16:52:00Z" w:initials="BJ">
    <w:p w14:paraId="1FED4452" w14:textId="3A335215" w:rsidR="001C263F" w:rsidRPr="001C263F" w:rsidRDefault="001C263F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1C263F">
        <w:rPr>
          <w:lang w:val="fr-FR"/>
        </w:rPr>
        <w:t>C’est une variable important car e</w:t>
      </w:r>
      <w:r>
        <w:rPr>
          <w:lang w:val="fr-FR"/>
        </w:rPr>
        <w:t>lle permettrait de savoir si le fait d’avoir choisi le type de microbusiness joue sur la réussite du business ou non</w:t>
      </w:r>
    </w:p>
  </w:comment>
  <w:comment w:id="19" w:author="Jean-Luc Jucker" w:date="2023-06-12T22:28:00Z" w:initials="JJ">
    <w:p w14:paraId="62379992" w14:textId="77777777" w:rsidR="00C518C3" w:rsidRPr="005F2EAB" w:rsidRDefault="00C518C3" w:rsidP="0025070F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5F2EAB">
        <w:rPr>
          <w:lang w:val="fr-FR"/>
        </w:rPr>
        <w:t>A discuter, pour que je comprenne bien votre hypothèse</w:t>
      </w:r>
    </w:p>
  </w:comment>
  <w:comment w:id="20" w:author="Jean-Luc Jucker" w:date="2023-06-13T12:14:00Z" w:initials="JJ">
    <w:p w14:paraId="36639AA2" w14:textId="77777777" w:rsidR="00A80670" w:rsidRPr="005F2EAB" w:rsidRDefault="00A80670" w:rsidP="007452D3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5F2EAB">
        <w:rPr>
          <w:lang w:val="fr-FR"/>
        </w:rPr>
        <w:t>Oui, s'il y a assez d'observations.</w:t>
      </w:r>
    </w:p>
  </w:comment>
  <w:comment w:id="22" w:author="BERTHET-VALDOIS Julie" w:date="2023-06-12T16:55:00Z" w:initials="BJ">
    <w:p w14:paraId="3BEE2AB8" w14:textId="3B30281E" w:rsidR="00314D6D" w:rsidRDefault="00314D6D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314D6D">
        <w:rPr>
          <w:lang w:val="fr-FR"/>
        </w:rPr>
        <w:t>Cette variable n’existe pas dans l</w:t>
      </w:r>
      <w:r>
        <w:rPr>
          <w:lang w:val="fr-FR"/>
        </w:rPr>
        <w:t xml:space="preserve">a base mais il faudrait la calculer sur base de </w:t>
      </w:r>
      <w:r w:rsidR="009B71C0">
        <w:rPr>
          <w:lang w:val="fr-FR"/>
        </w:rPr>
        <w:t xml:space="preserve">la première variable (start) qui donne la date de l’enquête et la variable </w:t>
      </w:r>
      <w:r>
        <w:rPr>
          <w:lang w:val="fr-FR"/>
        </w:rPr>
        <w:t>d</w:t>
      </w:r>
      <w:r w:rsidRPr="000C5B8B">
        <w:rPr>
          <w:lang w:val="fr-FR"/>
        </w:rPr>
        <w:t xml:space="preserve">ate de </w:t>
      </w:r>
      <w:r w:rsidR="009B71C0" w:rsidRPr="000C5B8B">
        <w:rPr>
          <w:lang w:val="fr-FR"/>
        </w:rPr>
        <w:t>réception</w:t>
      </w:r>
      <w:r w:rsidRPr="000C5B8B">
        <w:rPr>
          <w:lang w:val="fr-FR"/>
        </w:rPr>
        <w:t xml:space="preserve"> de la </w:t>
      </w:r>
      <w:r w:rsidR="009B71C0" w:rsidRPr="000C5B8B">
        <w:rPr>
          <w:lang w:val="fr-FR"/>
        </w:rPr>
        <w:t>réintégration</w:t>
      </w:r>
      <w:r>
        <w:rPr>
          <w:rStyle w:val="CommentReference"/>
        </w:rPr>
        <w:annotationRef/>
      </w:r>
      <w:r w:rsidR="009B71C0">
        <w:rPr>
          <w:lang w:val="fr-FR"/>
        </w:rPr>
        <w:t>.</w:t>
      </w:r>
      <w:r w:rsidR="00145DD8">
        <w:rPr>
          <w:lang w:val="fr-FR"/>
        </w:rPr>
        <w:t xml:space="preserve"> </w:t>
      </w:r>
    </w:p>
    <w:p w14:paraId="44B0C8DE" w14:textId="22F8DC61" w:rsidR="009B71C0" w:rsidRPr="00314D6D" w:rsidRDefault="009B71C0">
      <w:pPr>
        <w:pStyle w:val="CommentText"/>
        <w:rPr>
          <w:lang w:val="fr-FR"/>
        </w:rPr>
      </w:pPr>
      <w:r>
        <w:rPr>
          <w:lang w:val="fr-FR"/>
        </w:rPr>
        <w:t xml:space="preserve">C’est une variable importante </w:t>
      </w:r>
      <w:r w:rsidR="00CF13E8">
        <w:rPr>
          <w:lang w:val="fr-FR"/>
        </w:rPr>
        <w:t xml:space="preserve">pour confirmer que les résultats ne sont pas </w:t>
      </w:r>
      <w:r w:rsidR="00250E7D">
        <w:rPr>
          <w:lang w:val="fr-FR"/>
        </w:rPr>
        <w:t>biaisés</w:t>
      </w:r>
      <w:r w:rsidR="00CF13E8">
        <w:rPr>
          <w:lang w:val="fr-FR"/>
        </w:rPr>
        <w:t xml:space="preserve"> notamment du fait qu’une entreprise peut ne pas bien marcher si elle vient seulement de démarrer par exemple. </w:t>
      </w:r>
    </w:p>
  </w:comment>
  <w:comment w:id="23" w:author="Jean-Luc Jucker" w:date="2023-06-12T22:28:00Z" w:initials="JJ">
    <w:p w14:paraId="0EDB5066" w14:textId="77777777" w:rsidR="00C518C3" w:rsidRPr="005F2EAB" w:rsidRDefault="00C518C3" w:rsidP="00BB129E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5F2EAB">
        <w:rPr>
          <w:lang w:val="fr-FR"/>
        </w:rPr>
        <w:t>Oui excellent. Je comptais faire la même chose pour la durée de la formation</w:t>
      </w:r>
    </w:p>
  </w:comment>
  <w:comment w:id="25" w:author="BERTHET-VALDOIS Julie" w:date="2023-06-12T17:00:00Z" w:initials="BJ">
    <w:p w14:paraId="1FD9BB9D" w14:textId="37B4A543" w:rsidR="00BC3493" w:rsidRPr="00CC48F8" w:rsidRDefault="00BC3493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="00CC48F8">
        <w:rPr>
          <w:rFonts w:cstheme="minorHAnsi"/>
          <w:lang w:val="fr-FR"/>
        </w:rPr>
        <w:t>Comme discute durant notre appel, serait-il possible de regarder le lien entre</w:t>
      </w:r>
      <w:r w:rsidR="00CC48F8" w:rsidRPr="00007520">
        <w:rPr>
          <w:rFonts w:cstheme="minorHAnsi"/>
          <w:lang w:val="fr-FR"/>
        </w:rPr>
        <w:t xml:space="preserve"> business succès versus </w:t>
      </w:r>
      <w:r w:rsidR="00CC48F8">
        <w:rPr>
          <w:rFonts w:cstheme="minorHAnsi"/>
          <w:lang w:val="fr-FR"/>
        </w:rPr>
        <w:t xml:space="preserve">business profitability ? Peut être que le model 1 et 2 pourront aussi aider a y répondre. </w:t>
      </w:r>
      <w:r w:rsidR="00BE5792">
        <w:rPr>
          <w:rFonts w:cstheme="minorHAnsi"/>
          <w:lang w:val="fr-FR"/>
        </w:rPr>
        <w:t>Ainsi, faute de pouvoir faire les 2 nous saurions laquelle des deux est la plus pertinente à utiliser.</w:t>
      </w:r>
      <w:r w:rsidR="00CC48F8">
        <w:rPr>
          <w:rFonts w:cstheme="minorHAnsi"/>
          <w:lang w:val="fr-FR"/>
        </w:rPr>
        <w:t xml:space="preserve"> </w:t>
      </w:r>
    </w:p>
  </w:comment>
  <w:comment w:id="26" w:author="Jean-Luc Jucker" w:date="2023-06-12T22:27:00Z" w:initials="JJ">
    <w:p w14:paraId="7F921442" w14:textId="77777777" w:rsidR="00C518C3" w:rsidRPr="005F2EAB" w:rsidRDefault="00C518C3" w:rsidP="00DD2917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5F2EAB">
        <w:rPr>
          <w:lang w:val="fr-FR"/>
        </w:rPr>
        <w:t>Oui les 2 modèles répondront à ceci. A discuter aussi pour que je comprenne mieux ce que vous désirez</w:t>
      </w:r>
    </w:p>
  </w:comment>
  <w:comment w:id="27" w:author="Jean-Luc Jucker" w:date="2023-06-13T12:16:00Z" w:initials="JJ">
    <w:p w14:paraId="2C9435A8" w14:textId="77777777" w:rsidR="00A80670" w:rsidRPr="005F2EAB" w:rsidRDefault="00A80670" w:rsidP="00881679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5F2EAB">
        <w:rPr>
          <w:lang w:val="fr-FR"/>
        </w:rPr>
        <w:t xml:space="preserve">OK, mais rapporter les deux. </w:t>
      </w:r>
    </w:p>
  </w:comment>
  <w:comment w:id="30" w:author="BERTHET-VALDOIS Julie" w:date="2023-06-12T17:08:00Z" w:initials="BJ">
    <w:p w14:paraId="69A83431" w14:textId="10074BAC" w:rsidR="00001C8D" w:rsidRDefault="00001C8D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="005F0520">
        <w:rPr>
          <w:lang w:val="fr-FR"/>
        </w:rPr>
        <w:t xml:space="preserve">Nous n’avons jamais analysé les déterminants de la satisfaction mais nous </w:t>
      </w:r>
      <w:r w:rsidRPr="00EF69F9">
        <w:rPr>
          <w:lang w:val="fr-FR"/>
        </w:rPr>
        <w:t xml:space="preserve">regardons </w:t>
      </w:r>
      <w:r w:rsidR="00EF69F9" w:rsidRPr="00EF69F9">
        <w:rPr>
          <w:lang w:val="fr-FR"/>
        </w:rPr>
        <w:t>les % de s</w:t>
      </w:r>
      <w:r w:rsidR="00EF69F9">
        <w:rPr>
          <w:lang w:val="fr-FR"/>
        </w:rPr>
        <w:t xml:space="preserve">atisfactions comme c’est un indicateur du logframe et nous sommes </w:t>
      </w:r>
      <w:r w:rsidR="005F0520">
        <w:rPr>
          <w:lang w:val="fr-FR"/>
        </w:rPr>
        <w:t xml:space="preserve">généralement </w:t>
      </w:r>
      <w:r w:rsidR="00EF69F9">
        <w:rPr>
          <w:lang w:val="fr-FR"/>
        </w:rPr>
        <w:t>proche</w:t>
      </w:r>
      <w:r w:rsidR="005F0520">
        <w:rPr>
          <w:lang w:val="fr-FR"/>
        </w:rPr>
        <w:t>s</w:t>
      </w:r>
      <w:r w:rsidR="008C182E">
        <w:rPr>
          <w:lang w:val="fr-FR"/>
        </w:rPr>
        <w:t xml:space="preserve"> des 90-95% donc je doute que nous puissions en dire grand-chose.</w:t>
      </w:r>
    </w:p>
    <w:p w14:paraId="736EBDD6" w14:textId="7D9B78D9" w:rsidR="008C182E" w:rsidRDefault="008C182E">
      <w:pPr>
        <w:pStyle w:val="CommentText"/>
        <w:rPr>
          <w:lang w:val="fr-FR"/>
        </w:rPr>
      </w:pPr>
    </w:p>
    <w:p w14:paraId="26A8D926" w14:textId="75E10145" w:rsidR="00840217" w:rsidRDefault="00840217">
      <w:pPr>
        <w:pStyle w:val="CommentText"/>
        <w:rPr>
          <w:lang w:val="fr-FR"/>
        </w:rPr>
      </w:pPr>
      <w:r>
        <w:rPr>
          <w:lang w:val="fr-FR"/>
        </w:rPr>
        <w:t xml:space="preserve">Je ne crois pas que nous ayons regarde : </w:t>
      </w:r>
      <w:r w:rsidRPr="00D81DAA">
        <w:rPr>
          <w:lang w:val="fr-FR"/>
        </w:rPr>
        <w:t>Pensez-vous que le retour a été une bonne décision</w:t>
      </w:r>
      <w:r w:rsidR="00B3779C">
        <w:rPr>
          <w:lang w:val="fr-FR"/>
        </w:rPr>
        <w:t xml:space="preserve"> ? </w:t>
      </w:r>
      <w:r>
        <w:rPr>
          <w:lang w:val="fr-FR"/>
        </w:rPr>
        <w:t xml:space="preserve">Peut être plus pertinent </w:t>
      </w:r>
      <w:r w:rsidR="00B3779C">
        <w:rPr>
          <w:lang w:val="fr-FR"/>
        </w:rPr>
        <w:t>a regarder si le temps le permet.</w:t>
      </w:r>
      <w:r>
        <w:rPr>
          <w:lang w:val="fr-FR"/>
        </w:rPr>
        <w:t xml:space="preserve"> </w:t>
      </w:r>
    </w:p>
    <w:p w14:paraId="72594D81" w14:textId="41EE70EB" w:rsidR="005F0520" w:rsidRPr="00EF69F9" w:rsidRDefault="005F0520">
      <w:pPr>
        <w:pStyle w:val="CommentText"/>
        <w:rPr>
          <w:lang w:val="fr-FR"/>
        </w:rPr>
      </w:pPr>
    </w:p>
  </w:comment>
  <w:comment w:id="31" w:author="Jean-Luc Jucker" w:date="2023-06-12T22:27:00Z" w:initials="JJ">
    <w:p w14:paraId="48756572" w14:textId="77777777" w:rsidR="00C518C3" w:rsidRPr="005F2EAB" w:rsidRDefault="00C518C3" w:rsidP="00921DEC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5F2EAB">
        <w:rPr>
          <w:lang w:val="fr-FR"/>
        </w:rPr>
        <w:t>Justement, j'hésitais entre les deux! Je vais essayer l'autre ok</w:t>
      </w:r>
    </w:p>
  </w:comment>
  <w:comment w:id="32" w:author="BERTHET-VALDOIS Julie" w:date="2023-06-14T15:39:00Z" w:initials="BJ">
    <w:p w14:paraId="1FFE14AB" w14:textId="66170D89" w:rsidR="006F7970" w:rsidRDefault="006F7970">
      <w:pPr>
        <w:pStyle w:val="CommentText"/>
      </w:pPr>
      <w:r>
        <w:rPr>
          <w:rStyle w:val="CommentReference"/>
        </w:rPr>
        <w:annotationRef/>
      </w:r>
      <w:r>
        <w:t>parfait</w:t>
      </w:r>
    </w:p>
  </w:comment>
  <w:comment w:id="34" w:author="BERTHET-VALDOIS Julie" w:date="2023-06-12T17:31:00Z" w:initials="BJ">
    <w:p w14:paraId="54665AFC" w14:textId="6614BA94" w:rsidR="00D76F77" w:rsidRDefault="00D76F77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D76F77">
        <w:rPr>
          <w:lang w:val="fr-FR"/>
        </w:rPr>
        <w:t>Je ne vois pas l’analyse d</w:t>
      </w:r>
      <w:r>
        <w:rPr>
          <w:lang w:val="fr-FR"/>
        </w:rPr>
        <w:t xml:space="preserve">es correlations entre les différentes dimensions. Je comprends que ce n’est pas un </w:t>
      </w:r>
      <w:r w:rsidR="000834A7">
        <w:rPr>
          <w:lang w:val="fr-FR"/>
        </w:rPr>
        <w:t>modèle</w:t>
      </w:r>
      <w:r>
        <w:rPr>
          <w:lang w:val="fr-FR"/>
        </w:rPr>
        <w:t xml:space="preserve"> en soit mais il faudrait inclure ca en intro peut être ?</w:t>
      </w:r>
    </w:p>
    <w:p w14:paraId="2E897953" w14:textId="77777777" w:rsidR="00746526" w:rsidRDefault="00746526">
      <w:pPr>
        <w:pStyle w:val="CommentText"/>
        <w:rPr>
          <w:lang w:val="fr-FR"/>
        </w:rPr>
      </w:pPr>
      <w:r>
        <w:rPr>
          <w:lang w:val="fr-FR"/>
        </w:rPr>
        <w:t>Cela me semble être important de regarder cet aspect pour au moins confirmer ou infirmer un possible lien entre les dimensions. D’un point de vu programmatique c’est improtant.</w:t>
      </w:r>
    </w:p>
    <w:p w14:paraId="7FA6542C" w14:textId="77777777" w:rsidR="004E6CE5" w:rsidRDefault="004E6CE5">
      <w:pPr>
        <w:pStyle w:val="CommentText"/>
        <w:rPr>
          <w:lang w:val="fr-FR"/>
        </w:rPr>
      </w:pPr>
    </w:p>
    <w:p w14:paraId="09CBC14B" w14:textId="77777777" w:rsidR="004E6CE5" w:rsidRDefault="004E6CE5">
      <w:pPr>
        <w:pStyle w:val="CommentText"/>
        <w:rPr>
          <w:lang w:val="fr-FR"/>
        </w:rPr>
      </w:pPr>
    </w:p>
    <w:p w14:paraId="37C133A8" w14:textId="11FDA4D3" w:rsidR="00EB44B3" w:rsidRPr="008618BE" w:rsidRDefault="004E6CE5" w:rsidP="00EB44B3">
      <w:pPr>
        <w:pStyle w:val="ListParagraph"/>
        <w:numPr>
          <w:ilvl w:val="0"/>
          <w:numId w:val="11"/>
        </w:numPr>
        <w:spacing w:after="160" w:line="259" w:lineRule="auto"/>
        <w:rPr>
          <w:lang w:val="fr-FR"/>
        </w:rPr>
      </w:pPr>
      <w:r>
        <w:rPr>
          <w:lang w:val="fr-FR"/>
        </w:rPr>
        <w:t xml:space="preserve">Aussi, (if time permits) </w:t>
      </w:r>
      <w:r w:rsidR="00EB44B3">
        <w:rPr>
          <w:lang w:val="fr-FR"/>
        </w:rPr>
        <w:t xml:space="preserve">j’aimerais bien connaitre la correlation entre la </w:t>
      </w:r>
      <w:r w:rsidR="00EB44B3" w:rsidRPr="008618BE">
        <w:rPr>
          <w:lang w:val="fr-FR"/>
        </w:rPr>
        <w:t>Question 30 sur la perception de la reintegration versus le score</w:t>
      </w:r>
      <w:r w:rsidR="00EB44B3">
        <w:rPr>
          <w:lang w:val="fr-FR"/>
        </w:rPr>
        <w:t xml:space="preserve"> total et score eco. Merci !</w:t>
      </w:r>
    </w:p>
    <w:p w14:paraId="52F5D100" w14:textId="09E77778" w:rsidR="004E6CE5" w:rsidRPr="00D76F77" w:rsidRDefault="004E6CE5">
      <w:pPr>
        <w:pStyle w:val="CommentText"/>
        <w:rPr>
          <w:lang w:val="fr-FR"/>
        </w:rPr>
      </w:pPr>
    </w:p>
  </w:comment>
  <w:comment w:id="35" w:author="Jean-Luc Jucker" w:date="2023-06-12T22:26:00Z" w:initials="JJ">
    <w:p w14:paraId="1DC714D0" w14:textId="77777777" w:rsidR="00C518C3" w:rsidRPr="005F2EAB" w:rsidRDefault="00C518C3" w:rsidP="00635F4E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5F2EAB">
        <w:rPr>
          <w:lang w:val="fr-FR"/>
        </w:rPr>
        <w:t xml:space="preserve">Oui les corrélations font partie de l'exploration préliminaire des données, donc ceci sera de toute façon inclu </w:t>
      </w:r>
      <w:r>
        <w:t>😊</w:t>
      </w:r>
    </w:p>
  </w:comment>
  <w:comment w:id="36" w:author="BERTHET-VALDOIS Julie" w:date="2023-06-14T15:39:00Z" w:initials="BJ">
    <w:p w14:paraId="6FC81351" w14:textId="645AB693" w:rsidR="005774F3" w:rsidRPr="00E12B8D" w:rsidRDefault="005774F3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E12B8D">
        <w:rPr>
          <w:lang w:val="fr-FR"/>
        </w:rPr>
        <w:t>Parfait. Merci.</w:t>
      </w:r>
    </w:p>
  </w:comment>
  <w:comment w:id="55" w:author="BERTHET-VALDOIS Julie" w:date="2023-06-14T15:56:00Z" w:initials="BJ">
    <w:p w14:paraId="5D2E5D6D" w14:textId="09AA5283" w:rsidR="00F86BBE" w:rsidRPr="00E12B8D" w:rsidRDefault="00F86BBE" w:rsidP="00E12B8D">
      <w:pPr>
        <w:pStyle w:val="ListBullet"/>
        <w:numPr>
          <w:ilvl w:val="0"/>
          <w:numId w:val="0"/>
        </w:numPr>
        <w:spacing w:line="360" w:lineRule="auto"/>
        <w:jc w:val="both"/>
        <w:rPr>
          <w:highlight w:val="yellow"/>
          <w:lang w:val="fr-FR"/>
        </w:rPr>
      </w:pPr>
      <w:r>
        <w:rPr>
          <w:rStyle w:val="CommentReference"/>
        </w:rPr>
        <w:annotationRef/>
      </w:r>
      <w:r w:rsidR="00E12B8D" w:rsidRPr="00E12B8D">
        <w:rPr>
          <w:lang w:val="fr-FR"/>
        </w:rPr>
        <w:t xml:space="preserve">Remplace </w:t>
      </w:r>
      <w:r w:rsidR="00E12B8D">
        <w:rPr>
          <w:lang w:val="fr-FR"/>
        </w:rPr>
        <w:t>par :</w:t>
      </w:r>
      <w:r w:rsidR="00E12B8D" w:rsidRPr="00E12B8D">
        <w:rPr>
          <w:lang w:val="fr-FR"/>
        </w:rPr>
        <w:t xml:space="preserve"> delai entre retour et reception assistance microbusiness ci dessous</w:t>
      </w:r>
    </w:p>
  </w:comment>
  <w:comment w:id="63" w:author="BERTHET-VALDOIS Julie" w:date="2023-06-14T16:16:00Z" w:initials="BJ">
    <w:p w14:paraId="4334B231" w14:textId="1205DA8C" w:rsidR="00297FF3" w:rsidRDefault="00297FF3">
      <w:pPr>
        <w:pStyle w:val="CommentText"/>
      </w:pPr>
      <w:r>
        <w:rPr>
          <w:rStyle w:val="CommentReference"/>
        </w:rPr>
        <w:annotationRef/>
      </w:r>
      <w:r w:rsidR="002A0BF9">
        <w:t>This variable is only available in the RE data base</w:t>
      </w:r>
    </w:p>
  </w:comment>
  <w:comment w:id="65" w:author="BERTHET-VALDOIS Julie" w:date="2023-06-14T16:17:00Z" w:initials="BJ">
    <w:p w14:paraId="059DDC38" w14:textId="323AA367" w:rsidR="002A0BF9" w:rsidRDefault="002A0BF9">
      <w:pPr>
        <w:pStyle w:val="CommentText"/>
      </w:pPr>
      <w:r>
        <w:rPr>
          <w:rStyle w:val="CommentReference"/>
        </w:rPr>
        <w:annotationRef/>
      </w:r>
      <w:r>
        <w:t xml:space="preserve">Not available </w:t>
      </w:r>
    </w:p>
  </w:comment>
  <w:comment w:id="69" w:author="BERTHET-VALDOIS Julie" w:date="2023-06-14T16:11:00Z" w:initials="BJ">
    <w:p w14:paraId="51E9673D" w14:textId="49093A0F" w:rsidR="000E3C6E" w:rsidRDefault="000E3C6E">
      <w:pPr>
        <w:pStyle w:val="CommentText"/>
      </w:pPr>
      <w:r>
        <w:rPr>
          <w:rStyle w:val="CommentReference"/>
        </w:rPr>
        <w:annotationRef/>
      </w:r>
      <w:r>
        <w:t>Already included above</w:t>
      </w:r>
    </w:p>
  </w:comment>
  <w:comment w:id="89" w:author="BERTHET-VALDOIS Julie" w:date="2023-06-12T17:43:00Z" w:initials="BJ">
    <w:p w14:paraId="7339888D" w14:textId="6DC02DD8" w:rsidR="00413278" w:rsidRPr="00804C9C" w:rsidRDefault="00413278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="00804C9C" w:rsidRPr="00804C9C">
        <w:rPr>
          <w:lang w:val="fr-FR"/>
        </w:rPr>
        <w:t>Il faut se restr</w:t>
      </w:r>
      <w:r w:rsidR="00804C9C">
        <w:rPr>
          <w:lang w:val="fr-FR"/>
        </w:rPr>
        <w:t>e</w:t>
      </w:r>
      <w:r w:rsidR="00804C9C" w:rsidRPr="00804C9C">
        <w:rPr>
          <w:lang w:val="fr-FR"/>
        </w:rPr>
        <w:t>indre aux p</w:t>
      </w:r>
      <w:r w:rsidR="00804C9C">
        <w:rPr>
          <w:lang w:val="fr-FR"/>
        </w:rPr>
        <w:t>ays SMP</w:t>
      </w:r>
      <w:r w:rsidR="00364E76">
        <w:rPr>
          <w:lang w:val="fr-FR"/>
        </w:rPr>
        <w:t xml:space="preserve"> je dirais (et donc exclure Togo et </w:t>
      </w:r>
      <w:r w:rsidR="006045F3">
        <w:rPr>
          <w:lang w:val="fr-FR"/>
        </w:rPr>
        <w:t>SL aussi normalement</w:t>
      </w:r>
      <w:r w:rsidR="00364E76">
        <w:rPr>
          <w:lang w:val="fr-FR"/>
        </w:rPr>
        <w:t xml:space="preserve">) pour faire l’analyse ou </w:t>
      </w:r>
      <w:r w:rsidR="006045F3">
        <w:rPr>
          <w:lang w:val="fr-FR"/>
        </w:rPr>
        <w:t xml:space="preserve">au moins </w:t>
      </w:r>
      <w:r w:rsidR="00364E76">
        <w:rPr>
          <w:lang w:val="fr-FR"/>
        </w:rPr>
        <w:t>faire l’</w:t>
      </w:r>
      <w:r w:rsidR="006045F3">
        <w:rPr>
          <w:lang w:val="fr-FR"/>
        </w:rPr>
        <w:t>analyse avec et sans eu</w:t>
      </w:r>
      <w:r w:rsidR="00667D70">
        <w:rPr>
          <w:lang w:val="fr-FR"/>
        </w:rPr>
        <w:t>x</w:t>
      </w:r>
      <w:r w:rsidR="006045F3">
        <w:rPr>
          <w:lang w:val="fr-FR"/>
        </w:rPr>
        <w:t xml:space="preserve"> pour tester la robustess. Est-ce que la suppression de ces observations réduit </w:t>
      </w:r>
      <w:r w:rsidR="005D66CE">
        <w:rPr>
          <w:lang w:val="fr-FR"/>
        </w:rPr>
        <w:t>trop l’echantillon ? je ne pense pas donc a mon avis a supprimer.</w:t>
      </w:r>
      <w:r w:rsidR="00667D70">
        <w:rPr>
          <w:lang w:val="fr-FR"/>
        </w:rPr>
        <w:t xml:space="preserve"> </w:t>
      </w:r>
    </w:p>
  </w:comment>
  <w:comment w:id="90" w:author="Jean-Luc Jucker" w:date="2023-06-12T22:25:00Z" w:initials="JJ">
    <w:p w14:paraId="66F67A18" w14:textId="77777777" w:rsidR="006C6785" w:rsidRPr="005F2EAB" w:rsidRDefault="006C6785" w:rsidP="00A30943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5F2EAB">
        <w:rPr>
          <w:lang w:val="fr-FR"/>
        </w:rPr>
        <w:t>On peut les enlever oui</w:t>
      </w:r>
    </w:p>
  </w:comment>
  <w:comment w:id="91" w:author="BERTHET-VALDOIS Julie" w:date="2023-06-12T17:47:00Z" w:initials="BJ">
    <w:p w14:paraId="6F0450D3" w14:textId="60E79C98" w:rsidR="00805876" w:rsidRPr="00805876" w:rsidRDefault="00805876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805876">
        <w:rPr>
          <w:lang w:val="fr-FR"/>
        </w:rPr>
        <w:t>Quelques outliers a enlever ici a</w:t>
      </w:r>
      <w:r>
        <w:rPr>
          <w:lang w:val="fr-FR"/>
        </w:rPr>
        <w:t xml:space="preserve"> mon avis</w:t>
      </w:r>
    </w:p>
  </w:comment>
  <w:comment w:id="92" w:author="Jean-Luc Jucker" w:date="2023-06-12T22:24:00Z" w:initials="JJ">
    <w:p w14:paraId="7BB3BE9D" w14:textId="77777777" w:rsidR="006C6785" w:rsidRPr="005F2EAB" w:rsidRDefault="006C6785" w:rsidP="003A7266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5F2EAB">
        <w:rPr>
          <w:lang w:val="fr-FR"/>
        </w:rPr>
        <w:t>En temps voulu oui! Il est bien de commencer avec les données brutes pour se faire une idée...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FF8928D" w15:done="1"/>
  <w15:commentEx w15:paraId="1BE91429" w15:paraIdParent="5FF8928D" w15:done="1"/>
  <w15:commentEx w15:paraId="3625D21A" w15:done="0"/>
  <w15:commentEx w15:paraId="70EDA642" w15:paraIdParent="3625D21A" w15:done="0"/>
  <w15:commentEx w15:paraId="222F9012" w15:paraIdParent="3625D21A" w15:done="0"/>
  <w15:commentEx w15:paraId="1387FB5E" w15:done="1"/>
  <w15:commentEx w15:paraId="28763267" w15:paraIdParent="1387FB5E" w15:done="1"/>
  <w15:commentEx w15:paraId="3D017C31" w15:done="0"/>
  <w15:commentEx w15:paraId="2A3D9F0C" w15:paraIdParent="3D017C31" w15:done="0"/>
  <w15:commentEx w15:paraId="46938965" w15:done="1"/>
  <w15:commentEx w15:paraId="1FED4452" w15:done="1"/>
  <w15:commentEx w15:paraId="62379992" w15:paraIdParent="1FED4452" w15:done="1"/>
  <w15:commentEx w15:paraId="36639AA2" w15:paraIdParent="1FED4452" w15:done="1"/>
  <w15:commentEx w15:paraId="44B0C8DE" w15:done="1"/>
  <w15:commentEx w15:paraId="0EDB5066" w15:paraIdParent="44B0C8DE" w15:done="1"/>
  <w15:commentEx w15:paraId="1FD9BB9D" w15:done="1"/>
  <w15:commentEx w15:paraId="7F921442" w15:paraIdParent="1FD9BB9D" w15:done="1"/>
  <w15:commentEx w15:paraId="2C9435A8" w15:paraIdParent="1FD9BB9D" w15:done="1"/>
  <w15:commentEx w15:paraId="72594D81" w15:done="0"/>
  <w15:commentEx w15:paraId="48756572" w15:paraIdParent="72594D81" w15:done="0"/>
  <w15:commentEx w15:paraId="1FFE14AB" w15:paraIdParent="72594D81" w15:done="0"/>
  <w15:commentEx w15:paraId="52F5D100" w15:done="0"/>
  <w15:commentEx w15:paraId="1DC714D0" w15:paraIdParent="52F5D100" w15:done="0"/>
  <w15:commentEx w15:paraId="6FC81351" w15:paraIdParent="52F5D100" w15:done="0"/>
  <w15:commentEx w15:paraId="5D2E5D6D" w15:done="1"/>
  <w15:commentEx w15:paraId="4334B231" w15:done="1"/>
  <w15:commentEx w15:paraId="059DDC38" w15:done="1"/>
  <w15:commentEx w15:paraId="51E9673D" w15:done="1"/>
  <w15:commentEx w15:paraId="7339888D" w15:done="1"/>
  <w15:commentEx w15:paraId="66F67A18" w15:paraIdParent="7339888D" w15:done="1"/>
  <w15:commentEx w15:paraId="6F0450D3" w15:done="0"/>
  <w15:commentEx w15:paraId="7BB3BE9D" w15:paraIdParent="6F0450D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31D90B" w16cex:dateUtc="2023-06-12T17:48:00Z"/>
  <w16cex:commentExtensible w16cex:durableId="28321AED" w16cex:dateUtc="2023-06-12T20:30:00Z"/>
  <w16cex:commentExtensible w16cex:durableId="2831CAD0" w16cex:dateUtc="2023-06-12T16:48:00Z"/>
  <w16cex:commentExtensible w16cex:durableId="28321AC7" w16cex:dateUtc="2023-06-12T20:29:00Z"/>
  <w16cex:commentExtensible w16cex:durableId="28345B82" w16cex:dateUtc="2023-06-14T15:30:00Z"/>
  <w16cex:commentExtensible w16cex:durableId="2831CB36" w16cex:dateUtc="2023-06-12T16:49:00Z"/>
  <w16cex:commentExtensible w16cex:durableId="28321AAB" w16cex:dateUtc="2023-06-12T20:28:00Z"/>
  <w16cex:commentExtensible w16cex:durableId="2831CE9A" w16cex:dateUtc="2023-06-12T17:04:00Z"/>
  <w16cex:commentExtensible w16cex:durableId="283460D0" w16cex:dateUtc="2023-06-14T15:52:00Z"/>
  <w16cex:commentExtensible w16cex:durableId="2831CB91" w16cex:dateUtc="2023-06-12T16:51:00Z"/>
  <w16cex:commentExtensible w16cex:durableId="2831CBDA" w16cex:dateUtc="2023-06-12T16:52:00Z"/>
  <w16cex:commentExtensible w16cex:durableId="28321A98" w16cex:dateUtc="2023-06-12T20:28:00Z"/>
  <w16cex:commentExtensible w16cex:durableId="2832DC0A" w16cex:dateUtc="2023-06-13T10:14:00Z"/>
  <w16cex:commentExtensible w16cex:durableId="2831CC86" w16cex:dateUtc="2023-06-12T16:55:00Z"/>
  <w16cex:commentExtensible w16cex:durableId="28321A7F" w16cex:dateUtc="2023-06-12T20:28:00Z"/>
  <w16cex:commentExtensible w16cex:durableId="2831CDAB" w16cex:dateUtc="2023-06-12T17:00:00Z"/>
  <w16cex:commentExtensible w16cex:durableId="28321A68" w16cex:dateUtc="2023-06-12T20:27:00Z"/>
  <w16cex:commentExtensible w16cex:durableId="2832DCB0" w16cex:dateUtc="2023-06-13T10:16:00Z"/>
  <w16cex:commentExtensible w16cex:durableId="2831CF9C" w16cex:dateUtc="2023-06-12T17:08:00Z"/>
  <w16cex:commentExtensible w16cex:durableId="28321A34" w16cex:dateUtc="2023-06-12T20:27:00Z"/>
  <w16cex:commentExtensible w16cex:durableId="28345DB5" w16cex:dateUtc="2023-06-14T15:39:00Z"/>
  <w16cex:commentExtensible w16cex:durableId="2831D4E8" w16cex:dateUtc="2023-06-12T17:31:00Z"/>
  <w16cex:commentExtensible w16cex:durableId="28321A08" w16cex:dateUtc="2023-06-12T20:26:00Z"/>
  <w16cex:commentExtensible w16cex:durableId="28345DC8" w16cex:dateUtc="2023-06-14T15:39:00Z"/>
  <w16cex:commentExtensible w16cex:durableId="283461A4" w16cex:dateUtc="2023-06-14T15:56:00Z"/>
  <w16cex:commentExtensible w16cex:durableId="2834666F" w16cex:dateUtc="2023-06-14T16:16:00Z"/>
  <w16cex:commentExtensible w16cex:durableId="28346690" w16cex:dateUtc="2023-06-14T16:17:00Z"/>
  <w16cex:commentExtensible w16cex:durableId="2834653E" w16cex:dateUtc="2023-06-14T16:11:00Z"/>
  <w16cex:commentExtensible w16cex:durableId="2831D7B9" w16cex:dateUtc="2023-06-12T17:43:00Z"/>
  <w16cex:commentExtensible w16cex:durableId="283219CD" w16cex:dateUtc="2023-06-12T20:25:00Z"/>
  <w16cex:commentExtensible w16cex:durableId="2831D8B3" w16cex:dateUtc="2023-06-12T17:47:00Z"/>
  <w16cex:commentExtensible w16cex:durableId="283219A8" w16cex:dateUtc="2023-06-12T20:2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FF8928D" w16cid:durableId="2831D90B"/>
  <w16cid:commentId w16cid:paraId="1BE91429" w16cid:durableId="28321AED"/>
  <w16cid:commentId w16cid:paraId="3625D21A" w16cid:durableId="2831CAD0"/>
  <w16cid:commentId w16cid:paraId="70EDA642" w16cid:durableId="28321AC7"/>
  <w16cid:commentId w16cid:paraId="222F9012" w16cid:durableId="28345B82"/>
  <w16cid:commentId w16cid:paraId="1387FB5E" w16cid:durableId="2831CB36"/>
  <w16cid:commentId w16cid:paraId="28763267" w16cid:durableId="28321AAB"/>
  <w16cid:commentId w16cid:paraId="3D017C31" w16cid:durableId="2831CE9A"/>
  <w16cid:commentId w16cid:paraId="2A3D9F0C" w16cid:durableId="283460D0"/>
  <w16cid:commentId w16cid:paraId="46938965" w16cid:durableId="2831CB91"/>
  <w16cid:commentId w16cid:paraId="1FED4452" w16cid:durableId="2831CBDA"/>
  <w16cid:commentId w16cid:paraId="62379992" w16cid:durableId="28321A98"/>
  <w16cid:commentId w16cid:paraId="36639AA2" w16cid:durableId="2832DC0A"/>
  <w16cid:commentId w16cid:paraId="44B0C8DE" w16cid:durableId="2831CC86"/>
  <w16cid:commentId w16cid:paraId="0EDB5066" w16cid:durableId="28321A7F"/>
  <w16cid:commentId w16cid:paraId="1FD9BB9D" w16cid:durableId="2831CDAB"/>
  <w16cid:commentId w16cid:paraId="7F921442" w16cid:durableId="28321A68"/>
  <w16cid:commentId w16cid:paraId="2C9435A8" w16cid:durableId="2832DCB0"/>
  <w16cid:commentId w16cid:paraId="72594D81" w16cid:durableId="2831CF9C"/>
  <w16cid:commentId w16cid:paraId="48756572" w16cid:durableId="28321A34"/>
  <w16cid:commentId w16cid:paraId="1FFE14AB" w16cid:durableId="28345DB5"/>
  <w16cid:commentId w16cid:paraId="52F5D100" w16cid:durableId="2831D4E8"/>
  <w16cid:commentId w16cid:paraId="1DC714D0" w16cid:durableId="28321A08"/>
  <w16cid:commentId w16cid:paraId="6FC81351" w16cid:durableId="28345DC8"/>
  <w16cid:commentId w16cid:paraId="5D2E5D6D" w16cid:durableId="283461A4"/>
  <w16cid:commentId w16cid:paraId="4334B231" w16cid:durableId="2834666F"/>
  <w16cid:commentId w16cid:paraId="059DDC38" w16cid:durableId="28346690"/>
  <w16cid:commentId w16cid:paraId="51E9673D" w16cid:durableId="2834653E"/>
  <w16cid:commentId w16cid:paraId="7339888D" w16cid:durableId="2831D7B9"/>
  <w16cid:commentId w16cid:paraId="66F67A18" w16cid:durableId="283219CD"/>
  <w16cid:commentId w16cid:paraId="6F0450D3" w16cid:durableId="2831D8B3"/>
  <w16cid:commentId w16cid:paraId="7BB3BE9D" w16cid:durableId="283219A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D0CE37" w14:textId="77777777" w:rsidR="00555CE9" w:rsidRDefault="00555CE9" w:rsidP="00D81DAA">
      <w:r>
        <w:separator/>
      </w:r>
    </w:p>
  </w:endnote>
  <w:endnote w:type="continuationSeparator" w:id="0">
    <w:p w14:paraId="0552B6F0" w14:textId="77777777" w:rsidR="00555CE9" w:rsidRDefault="00555CE9" w:rsidP="00D81D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2D6FB" w14:textId="77777777" w:rsidR="00D81DAA" w:rsidRDefault="00D81DA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CE1ED" w14:textId="77777777" w:rsidR="00D81DAA" w:rsidRDefault="00D81DA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45C96C" w14:textId="77777777" w:rsidR="00D81DAA" w:rsidRDefault="00D81D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45F95A" w14:textId="77777777" w:rsidR="00555CE9" w:rsidRDefault="00555CE9" w:rsidP="00D81DAA">
      <w:r>
        <w:separator/>
      </w:r>
    </w:p>
  </w:footnote>
  <w:footnote w:type="continuationSeparator" w:id="0">
    <w:p w14:paraId="44BE20A9" w14:textId="77777777" w:rsidR="00555CE9" w:rsidRDefault="00555CE9" w:rsidP="00D81DA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DE6786" w14:textId="77777777" w:rsidR="00D81DAA" w:rsidRDefault="00D81DA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BF5B65" w14:textId="77777777" w:rsidR="00D81DAA" w:rsidRDefault="00D81DA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55F227" w14:textId="77777777" w:rsidR="00D81DAA" w:rsidRDefault="00D81D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5B4E411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8D61DD0"/>
    <w:multiLevelType w:val="hybridMultilevel"/>
    <w:tmpl w:val="D494E06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DA325B"/>
    <w:multiLevelType w:val="hybridMultilevel"/>
    <w:tmpl w:val="2F7ABBF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C41CA9"/>
    <w:multiLevelType w:val="hybridMultilevel"/>
    <w:tmpl w:val="537E9EF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EC22BB"/>
    <w:multiLevelType w:val="hybridMultilevel"/>
    <w:tmpl w:val="BB6EFCA0"/>
    <w:lvl w:ilvl="0" w:tplc="AE6E224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5E44B38"/>
    <w:multiLevelType w:val="hybridMultilevel"/>
    <w:tmpl w:val="FC52610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E6614B"/>
    <w:multiLevelType w:val="hybridMultilevel"/>
    <w:tmpl w:val="9A24CC8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B63831"/>
    <w:multiLevelType w:val="hybridMultilevel"/>
    <w:tmpl w:val="09CAC59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9327B3"/>
    <w:multiLevelType w:val="hybridMultilevel"/>
    <w:tmpl w:val="488A5B9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985F17"/>
    <w:multiLevelType w:val="multilevel"/>
    <w:tmpl w:val="9F900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F954A33"/>
    <w:multiLevelType w:val="hybridMultilevel"/>
    <w:tmpl w:val="8DFA36F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5883785">
    <w:abstractNumId w:val="7"/>
  </w:num>
  <w:num w:numId="2" w16cid:durableId="721028069">
    <w:abstractNumId w:val="2"/>
  </w:num>
  <w:num w:numId="3" w16cid:durableId="126432253">
    <w:abstractNumId w:val="5"/>
  </w:num>
  <w:num w:numId="4" w16cid:durableId="2114933896">
    <w:abstractNumId w:val="10"/>
  </w:num>
  <w:num w:numId="5" w16cid:durableId="1489008394">
    <w:abstractNumId w:val="3"/>
  </w:num>
  <w:num w:numId="6" w16cid:durableId="1776830460">
    <w:abstractNumId w:val="8"/>
  </w:num>
  <w:num w:numId="7" w16cid:durableId="8719136">
    <w:abstractNumId w:val="0"/>
  </w:num>
  <w:num w:numId="8" w16cid:durableId="1863471445">
    <w:abstractNumId w:val="9"/>
  </w:num>
  <w:num w:numId="9" w16cid:durableId="453713267">
    <w:abstractNumId w:val="6"/>
  </w:num>
  <w:num w:numId="10" w16cid:durableId="615916398">
    <w:abstractNumId w:val="1"/>
  </w:num>
  <w:num w:numId="11" w16cid:durableId="1919316362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BERTHET-VALDOIS Julie">
    <w15:presenceInfo w15:providerId="AD" w15:userId="S::jberthetvald@iom.int::e4fab538-8364-4bba-bc38-1dbbfdfac080"/>
  </w15:person>
  <w15:person w15:author="Jean-Luc Jucker">
    <w15:presenceInfo w15:providerId="Windows Live" w15:userId="f3da1bc139d511b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00"/>
  <w:drawingGridVerticalSpacing w:val="136"/>
  <w:displayHorizontalDrawingGridEvery w:val="0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00A"/>
    <w:rsid w:val="00001C8D"/>
    <w:rsid w:val="00011C01"/>
    <w:rsid w:val="000346B6"/>
    <w:rsid w:val="00062F98"/>
    <w:rsid w:val="000834A7"/>
    <w:rsid w:val="00086ADF"/>
    <w:rsid w:val="00093EBB"/>
    <w:rsid w:val="000C5B8B"/>
    <w:rsid w:val="000C5EA9"/>
    <w:rsid w:val="000D0058"/>
    <w:rsid w:val="000E3C6E"/>
    <w:rsid w:val="000F72C4"/>
    <w:rsid w:val="001038E2"/>
    <w:rsid w:val="00132C25"/>
    <w:rsid w:val="00144A01"/>
    <w:rsid w:val="00145DD8"/>
    <w:rsid w:val="00192CF0"/>
    <w:rsid w:val="001C263F"/>
    <w:rsid w:val="002217EC"/>
    <w:rsid w:val="00250E7D"/>
    <w:rsid w:val="002641DB"/>
    <w:rsid w:val="00295E46"/>
    <w:rsid w:val="00297FF3"/>
    <w:rsid w:val="002A0BF9"/>
    <w:rsid w:val="002E0D21"/>
    <w:rsid w:val="00302955"/>
    <w:rsid w:val="00314D6D"/>
    <w:rsid w:val="00354A87"/>
    <w:rsid w:val="0036005B"/>
    <w:rsid w:val="00364E76"/>
    <w:rsid w:val="003D6331"/>
    <w:rsid w:val="00401AC7"/>
    <w:rsid w:val="00413278"/>
    <w:rsid w:val="004802D8"/>
    <w:rsid w:val="0048351C"/>
    <w:rsid w:val="004A018C"/>
    <w:rsid w:val="004A4762"/>
    <w:rsid w:val="004C4AC3"/>
    <w:rsid w:val="004C4B90"/>
    <w:rsid w:val="004E6CE5"/>
    <w:rsid w:val="004F4705"/>
    <w:rsid w:val="00555CE9"/>
    <w:rsid w:val="005774F3"/>
    <w:rsid w:val="00590400"/>
    <w:rsid w:val="00597991"/>
    <w:rsid w:val="005D3117"/>
    <w:rsid w:val="005D66CE"/>
    <w:rsid w:val="005E0D96"/>
    <w:rsid w:val="005E7719"/>
    <w:rsid w:val="005F0520"/>
    <w:rsid w:val="005F2EAB"/>
    <w:rsid w:val="005F5B57"/>
    <w:rsid w:val="00600729"/>
    <w:rsid w:val="006045F3"/>
    <w:rsid w:val="006327C3"/>
    <w:rsid w:val="006340A7"/>
    <w:rsid w:val="00641400"/>
    <w:rsid w:val="00667D70"/>
    <w:rsid w:val="006849F4"/>
    <w:rsid w:val="00687B7C"/>
    <w:rsid w:val="00692588"/>
    <w:rsid w:val="006A4889"/>
    <w:rsid w:val="006B56C7"/>
    <w:rsid w:val="006C6785"/>
    <w:rsid w:val="006D5AB3"/>
    <w:rsid w:val="006F7970"/>
    <w:rsid w:val="007346FE"/>
    <w:rsid w:val="00746526"/>
    <w:rsid w:val="007629C5"/>
    <w:rsid w:val="0079366A"/>
    <w:rsid w:val="008002D9"/>
    <w:rsid w:val="00804C9C"/>
    <w:rsid w:val="00805876"/>
    <w:rsid w:val="00840217"/>
    <w:rsid w:val="00844EE9"/>
    <w:rsid w:val="0088000A"/>
    <w:rsid w:val="00885294"/>
    <w:rsid w:val="008B3715"/>
    <w:rsid w:val="008C182E"/>
    <w:rsid w:val="009079D9"/>
    <w:rsid w:val="009111BE"/>
    <w:rsid w:val="00916109"/>
    <w:rsid w:val="009206C1"/>
    <w:rsid w:val="00933F03"/>
    <w:rsid w:val="009518CA"/>
    <w:rsid w:val="009711DD"/>
    <w:rsid w:val="009B71C0"/>
    <w:rsid w:val="009C6282"/>
    <w:rsid w:val="009C7C81"/>
    <w:rsid w:val="009E47F6"/>
    <w:rsid w:val="009F719B"/>
    <w:rsid w:val="00A018AB"/>
    <w:rsid w:val="00A02FB9"/>
    <w:rsid w:val="00A76E8D"/>
    <w:rsid w:val="00A80670"/>
    <w:rsid w:val="00A95150"/>
    <w:rsid w:val="00A957E0"/>
    <w:rsid w:val="00A95989"/>
    <w:rsid w:val="00AB1F11"/>
    <w:rsid w:val="00AC3C32"/>
    <w:rsid w:val="00AD2032"/>
    <w:rsid w:val="00AE7388"/>
    <w:rsid w:val="00AE7FBD"/>
    <w:rsid w:val="00AF1537"/>
    <w:rsid w:val="00B3779C"/>
    <w:rsid w:val="00B40EE6"/>
    <w:rsid w:val="00B5160A"/>
    <w:rsid w:val="00B55797"/>
    <w:rsid w:val="00B65404"/>
    <w:rsid w:val="00BC3493"/>
    <w:rsid w:val="00BD0D3E"/>
    <w:rsid w:val="00BE5792"/>
    <w:rsid w:val="00BF1657"/>
    <w:rsid w:val="00C017C6"/>
    <w:rsid w:val="00C16954"/>
    <w:rsid w:val="00C227A1"/>
    <w:rsid w:val="00C518C3"/>
    <w:rsid w:val="00C5305F"/>
    <w:rsid w:val="00C61117"/>
    <w:rsid w:val="00C80FA8"/>
    <w:rsid w:val="00CC48F8"/>
    <w:rsid w:val="00CF13E8"/>
    <w:rsid w:val="00CF5EDD"/>
    <w:rsid w:val="00D1047D"/>
    <w:rsid w:val="00D26BD0"/>
    <w:rsid w:val="00D65C85"/>
    <w:rsid w:val="00D67DDF"/>
    <w:rsid w:val="00D76F77"/>
    <w:rsid w:val="00D81DAA"/>
    <w:rsid w:val="00DC68E3"/>
    <w:rsid w:val="00DD149B"/>
    <w:rsid w:val="00E105B5"/>
    <w:rsid w:val="00E12B8D"/>
    <w:rsid w:val="00E559E3"/>
    <w:rsid w:val="00E628CD"/>
    <w:rsid w:val="00E95758"/>
    <w:rsid w:val="00EB44B3"/>
    <w:rsid w:val="00ED0898"/>
    <w:rsid w:val="00ED5CE6"/>
    <w:rsid w:val="00ED7A0F"/>
    <w:rsid w:val="00EF64F9"/>
    <w:rsid w:val="00EF69F9"/>
    <w:rsid w:val="00EF6D99"/>
    <w:rsid w:val="00F61063"/>
    <w:rsid w:val="00F709A5"/>
    <w:rsid w:val="00F86BBE"/>
    <w:rsid w:val="00FB0C15"/>
    <w:rsid w:val="00FE15DC"/>
    <w:rsid w:val="00FE728C"/>
    <w:rsid w:val="00FF7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A9B016"/>
  <w14:defaultImageDpi w14:val="32767"/>
  <w15:chartTrackingRefBased/>
  <w15:docId w15:val="{2682A6C1-AC08-4C75-B146-BA7BB7FF5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78CE"/>
    <w:pPr>
      <w:keepNext/>
      <w:keepLines/>
      <w:spacing w:before="240"/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78CE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11B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040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F78CE"/>
    <w:rPr>
      <w:rFonts w:eastAsiaTheme="majorEastAsia" w:cstheme="majorBidi"/>
      <w:b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FF78C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F78CE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F78CE"/>
    <w:rPr>
      <w:rFonts w:eastAsiaTheme="majorEastAsia" w:cstheme="majorBidi"/>
      <w:b/>
      <w:color w:val="000000" w:themeColor="text1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FF78CE"/>
    <w:pPr>
      <w:spacing w:after="100"/>
      <w:ind w:left="220"/>
    </w:pPr>
  </w:style>
  <w:style w:type="paragraph" w:styleId="ListBullet">
    <w:name w:val="List Bullet"/>
    <w:basedOn w:val="Normal"/>
    <w:uiPriority w:val="99"/>
    <w:unhideWhenUsed/>
    <w:rsid w:val="00BD0D3E"/>
    <w:pPr>
      <w:numPr>
        <w:numId w:val="7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9111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81DA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81DAA"/>
  </w:style>
  <w:style w:type="paragraph" w:styleId="Footer">
    <w:name w:val="footer"/>
    <w:basedOn w:val="Normal"/>
    <w:link w:val="FooterChar"/>
    <w:uiPriority w:val="99"/>
    <w:unhideWhenUsed/>
    <w:rsid w:val="00D81DA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81DAA"/>
  </w:style>
  <w:style w:type="character" w:styleId="CommentReference">
    <w:name w:val="annotation reference"/>
    <w:basedOn w:val="DefaultParagraphFont"/>
    <w:uiPriority w:val="99"/>
    <w:semiHidden/>
    <w:unhideWhenUsed/>
    <w:rsid w:val="004A476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A476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A476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A47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A476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476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4762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6C67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69349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2609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1900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3820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600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8800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285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106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913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16455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607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14257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3697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8653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73137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7694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443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51492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oter" Target="footer2.xml"/><Relationship Id="rId50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microsoft.com/office/2018/08/relationships/commentsExtensible" Target="commentsExtensible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eader" Target="header2.xm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eader" Target="header1.xml"/><Relationship Id="rId52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eader" Target="header3.xml"/><Relationship Id="rId8" Type="http://schemas.openxmlformats.org/officeDocument/2006/relationships/comments" Target="comments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oter" Target="footer1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57B4D4-3F95-40F1-B962-6984A2D76D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2075</Words>
  <Characters>11829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Jean-Luc Jucker</dc:creator>
  <cp:keywords/>
  <dc:description/>
  <cp:lastModifiedBy>Jean-Luc Jucker</cp:lastModifiedBy>
  <cp:revision>56</cp:revision>
  <dcterms:created xsi:type="dcterms:W3CDTF">2023-06-12T20:30:00Z</dcterms:created>
  <dcterms:modified xsi:type="dcterms:W3CDTF">2023-06-19T11:38:00Z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059aa38-f392-4105-be92-628035578272_Enabled">
    <vt:lpwstr>true</vt:lpwstr>
  </property>
  <property fmtid="{D5CDD505-2E9C-101B-9397-08002B2CF9AE}" pid="3" name="MSIP_Label_2059aa38-f392-4105-be92-628035578272_SetDate">
    <vt:lpwstr>2023-06-12T15:23:32Z</vt:lpwstr>
  </property>
  <property fmtid="{D5CDD505-2E9C-101B-9397-08002B2CF9AE}" pid="4" name="MSIP_Label_2059aa38-f392-4105-be92-628035578272_Method">
    <vt:lpwstr>Standard</vt:lpwstr>
  </property>
  <property fmtid="{D5CDD505-2E9C-101B-9397-08002B2CF9AE}" pid="5" name="MSIP_Label_2059aa38-f392-4105-be92-628035578272_Name">
    <vt:lpwstr>IOMLb0020IN123173</vt:lpwstr>
  </property>
  <property fmtid="{D5CDD505-2E9C-101B-9397-08002B2CF9AE}" pid="6" name="MSIP_Label_2059aa38-f392-4105-be92-628035578272_SiteId">
    <vt:lpwstr>1588262d-23fb-43b4-bd6e-bce49c8e6186</vt:lpwstr>
  </property>
  <property fmtid="{D5CDD505-2E9C-101B-9397-08002B2CF9AE}" pid="7" name="MSIP_Label_2059aa38-f392-4105-be92-628035578272_ActionId">
    <vt:lpwstr>b50f0849-19d2-44cf-b853-344d3bb110f1</vt:lpwstr>
  </property>
  <property fmtid="{D5CDD505-2E9C-101B-9397-08002B2CF9AE}" pid="8" name="MSIP_Label_2059aa38-f392-4105-be92-628035578272_ContentBits">
    <vt:lpwstr>0</vt:lpwstr>
  </property>
</Properties>
</file>